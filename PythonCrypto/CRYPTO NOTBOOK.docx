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4964" w:rsidRPr="007D18DA" w:rsidRDefault="001838EB" w:rsidP="00B83D2C">
      <w:pPr>
        <w:pStyle w:val="1"/>
        <w:spacing w:line="360" w:lineRule="auto"/>
      </w:pPr>
      <w:r w:rsidRPr="007D18DA">
        <w:t>Знакомство с BLOCKCHAIN</w:t>
      </w:r>
    </w:p>
    <w:p w:rsidR="00D20B3F" w:rsidRPr="007D18DA" w:rsidRDefault="00D20B3F" w:rsidP="00B83D2C">
      <w:pPr>
        <w:spacing w:line="360" w:lineRule="auto"/>
      </w:pPr>
      <w:proofErr w:type="spellStart"/>
      <w:r w:rsidRPr="007D18DA">
        <w:rPr>
          <w:lang w:val="en-US"/>
        </w:rPr>
        <w:t>Blockchain</w:t>
      </w:r>
      <w:proofErr w:type="spellEnd"/>
      <w:r w:rsidRPr="007D18DA">
        <w:t xml:space="preserve"> – это распределённая база данных, которая содержит информацию об о всех транзакциях, проведённых участниками системы.</w:t>
      </w:r>
    </w:p>
    <w:p w:rsidR="00EF3A18" w:rsidRPr="007D18DA" w:rsidRDefault="00C732D2">
      <w:pPr>
        <w:keepNext/>
        <w:spacing w:line="360" w:lineRule="auto"/>
        <w:ind w:firstLine="0"/>
        <w:rPr>
          <w:ins w:id="0" w:author="Artyom Lisovski" w:date="2023-01-17T11:15:00Z"/>
        </w:rPr>
        <w:pPrChange w:id="1" w:author="Artyom Lisovski" w:date="2023-01-17T11:15:00Z">
          <w:pPr>
            <w:ind w:firstLine="0"/>
          </w:pPr>
        </w:pPrChange>
      </w:pPr>
      <w:r w:rsidRPr="007D18DA">
        <w:rPr>
          <w:noProof/>
          <w:lang w:eastAsia="ja-JP"/>
        </w:rPr>
        <w:drawing>
          <wp:inline distT="0" distB="0" distL="0" distR="0" wp14:anchorId="0EA5AD6A" wp14:editId="04FA846B">
            <wp:extent cx="5940425" cy="498856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2D2" w:rsidRPr="007D18DA" w:rsidRDefault="00EF3A18">
      <w:pPr>
        <w:pStyle w:val="a3"/>
        <w:spacing w:line="360" w:lineRule="auto"/>
        <w:rPr>
          <w:lang w:val="en-US"/>
        </w:rPr>
        <w:pPrChange w:id="2" w:author="Artyom Lisovski" w:date="2023-01-17T11:15:00Z">
          <w:pPr/>
        </w:pPrChange>
      </w:pPr>
      <w:ins w:id="3" w:author="Artyom Lisovski" w:date="2023-01-17T11:15:00Z">
        <w:r w:rsidRPr="007D18DA">
          <w:t xml:space="preserve">Рисунок </w:t>
        </w:r>
        <w:r w:rsidRPr="007D18DA">
          <w:fldChar w:fldCharType="begin"/>
        </w:r>
        <w:r w:rsidRPr="007D18DA">
          <w:instrText xml:space="preserve"> SEQ Рисунок \* ARABIC </w:instrText>
        </w:r>
      </w:ins>
      <w:r w:rsidRPr="007D18DA">
        <w:fldChar w:fldCharType="separate"/>
      </w:r>
      <w:r w:rsidR="00426CAA" w:rsidRPr="007D18DA">
        <w:rPr>
          <w:noProof/>
        </w:rPr>
        <w:t>1</w:t>
      </w:r>
      <w:ins w:id="4" w:author="Artyom Lisovski" w:date="2023-01-17T11:15:00Z">
        <w:r w:rsidRPr="007D18DA">
          <w:fldChar w:fldCharType="end"/>
        </w:r>
      </w:ins>
    </w:p>
    <w:p w:rsidR="00910F1D" w:rsidRPr="007D18DA" w:rsidRDefault="00C732D2" w:rsidP="00B83D2C">
      <w:pPr>
        <w:keepNext/>
        <w:spacing w:line="360" w:lineRule="auto"/>
        <w:ind w:firstLine="0"/>
      </w:pPr>
      <w:r w:rsidRPr="007D18DA">
        <w:rPr>
          <w:noProof/>
          <w:lang w:eastAsia="ja-JP"/>
        </w:rPr>
        <w:lastRenderedPageBreak/>
        <w:drawing>
          <wp:inline distT="0" distB="0" distL="0" distR="0" wp14:anchorId="6B6DC723" wp14:editId="6D7D7AA1">
            <wp:extent cx="5940425" cy="445516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2D2" w:rsidRPr="007D18DA" w:rsidRDefault="00910F1D" w:rsidP="00B83D2C">
      <w:pPr>
        <w:pStyle w:val="a3"/>
        <w:spacing w:line="360" w:lineRule="auto"/>
      </w:pPr>
      <w:r w:rsidRPr="007D18DA">
        <w:t xml:space="preserve">Рисунок </w:t>
      </w:r>
      <w:fldSimple w:instr=" SEQ Рисунок \* ARABIC ">
        <w:r w:rsidR="00426CAA" w:rsidRPr="007D18DA">
          <w:rPr>
            <w:noProof/>
          </w:rPr>
          <w:t>2</w:t>
        </w:r>
      </w:fldSimple>
      <w:r w:rsidRPr="007D18DA">
        <w:t xml:space="preserve"> </w:t>
      </w:r>
      <w:r w:rsidR="00B975FF" w:rsidRPr="007D18DA">
        <w:t>–</w:t>
      </w:r>
      <w:r w:rsidRPr="007D18DA">
        <w:t xml:space="preserve"> </w:t>
      </w:r>
      <w:r w:rsidR="00B975FF" w:rsidRPr="007D18DA">
        <w:t>Мой рисунок)</w:t>
      </w:r>
    </w:p>
    <w:p w:rsidR="00D20B3F" w:rsidRPr="007D18DA" w:rsidRDefault="00C86F2E" w:rsidP="00B83D2C">
      <w:pPr>
        <w:spacing w:line="360" w:lineRule="auto"/>
      </w:pPr>
      <w:r w:rsidRPr="007D18DA">
        <w:t xml:space="preserve">Блокчейн представляет собой </w:t>
      </w:r>
      <w:r w:rsidR="00F626B8" w:rsidRPr="007D18DA">
        <w:t>последовательность</w:t>
      </w:r>
      <w:r w:rsidRPr="007D18DA">
        <w:t xml:space="preserve"> блоков транзакции связанных между собой криптографической </w:t>
      </w:r>
      <w:r w:rsidR="00F626B8" w:rsidRPr="007D18DA">
        <w:t>хэш-функцией</w:t>
      </w:r>
      <w:r w:rsidR="00596E7B" w:rsidRPr="007D18DA">
        <w:t xml:space="preserve">, где </w:t>
      </w:r>
      <w:r w:rsidR="00F626B8" w:rsidRPr="007D18DA">
        <w:t>корректность</w:t>
      </w:r>
      <w:r w:rsidR="00596E7B" w:rsidRPr="007D18DA">
        <w:t xml:space="preserve"> каждого блок </w:t>
      </w:r>
      <w:r w:rsidR="00BE7140" w:rsidRPr="007D18DA">
        <w:t>проверяется и подтверждается всеми участниками.</w:t>
      </w:r>
    </w:p>
    <w:p w:rsidR="00032805" w:rsidRPr="007D18DA" w:rsidRDefault="00032805" w:rsidP="00B83D2C">
      <w:pPr>
        <w:spacing w:line="360" w:lineRule="auto"/>
      </w:pPr>
      <w:r w:rsidRPr="007D18DA">
        <w:t xml:space="preserve">Банковская транзакция – это операция с денежными средствами, </w:t>
      </w:r>
      <w:r w:rsidR="00F626B8" w:rsidRPr="007D18DA">
        <w:t>перевод</w:t>
      </w:r>
      <w:r w:rsidRPr="007D18DA">
        <w:t xml:space="preserve">, вывод, зачисление и </w:t>
      </w:r>
      <w:proofErr w:type="spellStart"/>
      <w:r w:rsidRPr="007D18DA">
        <w:t>тд</w:t>
      </w:r>
      <w:proofErr w:type="spellEnd"/>
      <w:r w:rsidRPr="007D18DA">
        <w:t>, любой процесс связанный с банковскими счетами.</w:t>
      </w:r>
    </w:p>
    <w:p w:rsidR="00032805" w:rsidRPr="007D18DA" w:rsidRDefault="00032805" w:rsidP="00B83D2C">
      <w:pPr>
        <w:spacing w:line="360" w:lineRule="auto"/>
      </w:pPr>
      <w:r w:rsidRPr="007D18DA">
        <w:t>Тран</w:t>
      </w:r>
      <w:r w:rsidR="00E177A0" w:rsidRPr="007D18DA">
        <w:t xml:space="preserve">закция блокчейна – это операция сохранения данных происходит передача крипто активов или другой информации между </w:t>
      </w:r>
      <w:r w:rsidR="00F626B8" w:rsidRPr="007D18DA">
        <w:t>адресами</w:t>
      </w:r>
      <w:r w:rsidR="00C732D2" w:rsidRPr="007D18DA">
        <w:t xml:space="preserve"> кошельков получателя и отправителя.</w:t>
      </w:r>
    </w:p>
    <w:p w:rsidR="00C732D2" w:rsidRPr="007D18DA" w:rsidRDefault="00C732D2" w:rsidP="00B83D2C">
      <w:pPr>
        <w:spacing w:line="360" w:lineRule="auto"/>
      </w:pPr>
      <w:r w:rsidRPr="007D18DA">
        <w:t>Отправка транзакции происходит после её создания и подписания</w:t>
      </w:r>
      <w:r w:rsidR="00886BFC" w:rsidRPr="007D18DA">
        <w:t xml:space="preserve"> цифровой подписью на </w:t>
      </w:r>
      <w:r w:rsidR="003D5A3F" w:rsidRPr="007D18DA">
        <w:t>основе закрытого ключа.</w:t>
      </w:r>
    </w:p>
    <w:p w:rsidR="003D5A3F" w:rsidRPr="007D18DA" w:rsidRDefault="003D5A3F" w:rsidP="00B83D2C">
      <w:pPr>
        <w:spacing w:line="360" w:lineRule="auto"/>
      </w:pPr>
      <w:r w:rsidRPr="007D18DA">
        <w:lastRenderedPageBreak/>
        <w:t xml:space="preserve">Крупные компании </w:t>
      </w:r>
      <w:r w:rsidR="00F626B8" w:rsidRPr="007D18DA">
        <w:t>осваивают</w:t>
      </w:r>
      <w:r w:rsidRPr="007D18DA">
        <w:t xml:space="preserve"> блокчейн для того чтобы снизить </w:t>
      </w:r>
      <w:r w:rsidR="00F626B8" w:rsidRPr="007D18DA">
        <w:t>транзакционные издержки.</w:t>
      </w:r>
    </w:p>
    <w:p w:rsidR="00BB5AC7" w:rsidRPr="007D18DA" w:rsidRDefault="00BB5AC7" w:rsidP="00B83D2C">
      <w:pPr>
        <w:spacing w:line="360" w:lineRule="auto"/>
      </w:pPr>
      <w:r w:rsidRPr="007D18DA">
        <w:t xml:space="preserve">Ускорить прохождение транзакции, снизить риск </w:t>
      </w:r>
      <w:r w:rsidR="00AA311E" w:rsidRPr="007D18DA">
        <w:t>мошенничества</w:t>
      </w:r>
      <w:r w:rsidRPr="007D18DA">
        <w:t xml:space="preserve"> и устранить посредников.</w:t>
      </w:r>
      <w:r w:rsidR="00910F1D" w:rsidRPr="007D18DA">
        <w:t xml:space="preserve"> Некоторые фирмы с его помощью пытаю</w:t>
      </w:r>
      <w:r w:rsidR="00EF3A18" w:rsidRPr="007D18DA">
        <w:t>тся перестроить устаревшие системные сервисы чтобы перевести их на следующий уровень.</w:t>
      </w:r>
    </w:p>
    <w:p w:rsidR="00EF3A18" w:rsidRPr="007D18DA" w:rsidRDefault="00B60F13" w:rsidP="00B83D2C">
      <w:pPr>
        <w:spacing w:line="360" w:lineRule="auto"/>
      </w:pPr>
      <w:r w:rsidRPr="007D18DA">
        <w:t xml:space="preserve">Крипто </w:t>
      </w:r>
      <w:proofErr w:type="gramStart"/>
      <w:r w:rsidRPr="007D18DA">
        <w:t>валюта</w:t>
      </w:r>
      <w:r w:rsidR="00EF3A18" w:rsidRPr="007D18DA">
        <w:t xml:space="preserve"> это</w:t>
      </w:r>
      <w:proofErr w:type="gramEnd"/>
      <w:r w:rsidR="00EF3A18" w:rsidRPr="007D18DA">
        <w:t xml:space="preserve"> разновидность цифровой валютой</w:t>
      </w:r>
      <w:r w:rsidRPr="007D18DA">
        <w:t xml:space="preserve">. Базовый принцип крипто валюты заключается в том, что контроль над созданием </w:t>
      </w:r>
      <w:proofErr w:type="gramStart"/>
      <w:r w:rsidRPr="007D18DA">
        <w:t>каких то</w:t>
      </w:r>
      <w:proofErr w:type="gramEnd"/>
      <w:r w:rsidRPr="007D18DA">
        <w:t xml:space="preserve"> новых транзакцией или контроль над перемещением. </w:t>
      </w:r>
      <w:r w:rsidR="00AD73B0" w:rsidRPr="007D18DA">
        <w:t xml:space="preserve">Криптовалюты децентрализовано учитываются в противовес обычным цифровым. Всё функционирование </w:t>
      </w:r>
      <w:proofErr w:type="spellStart"/>
      <w:r w:rsidR="00AD73B0" w:rsidRPr="007D18DA">
        <w:t>криптовалью</w:t>
      </w:r>
      <w:proofErr w:type="spellEnd"/>
      <w:r w:rsidR="00AD73B0" w:rsidRPr="007D18DA">
        <w:t xml:space="preserve"> </w:t>
      </w:r>
      <w:r w:rsidR="00B975FF" w:rsidRPr="007D18DA">
        <w:t>основано</w:t>
      </w:r>
      <w:r w:rsidR="00AD73B0" w:rsidRPr="007D18DA">
        <w:t xml:space="preserve"> на блокчейне, которая использует криптографию. </w:t>
      </w:r>
    </w:p>
    <w:p w:rsidR="00AD73B0" w:rsidRPr="007D18DA" w:rsidRDefault="00AD73B0" w:rsidP="00B83D2C">
      <w:pPr>
        <w:spacing w:line="360" w:lineRule="auto"/>
      </w:pPr>
      <w:r w:rsidRPr="007D18DA">
        <w:t xml:space="preserve">Криптография в криптовалютах используется в </w:t>
      </w:r>
      <w:r w:rsidR="00B975FF" w:rsidRPr="007D18DA">
        <w:t>основном</w:t>
      </w:r>
      <w:r w:rsidRPr="007D18DA">
        <w:t xml:space="preserve"> для </w:t>
      </w:r>
      <w:proofErr w:type="spellStart"/>
      <w:r w:rsidRPr="007D18DA">
        <w:t>обоеспечения</w:t>
      </w:r>
      <w:proofErr w:type="spellEnd"/>
      <w:r w:rsidRPr="007D18DA">
        <w:t xml:space="preserve"> неизменяемости базы самого блокчейна.</w:t>
      </w:r>
    </w:p>
    <w:p w:rsidR="004271D9" w:rsidRPr="007D18DA" w:rsidRDefault="004271D9" w:rsidP="00B83D2C">
      <w:pPr>
        <w:pStyle w:val="2"/>
        <w:spacing w:line="360" w:lineRule="auto"/>
      </w:pPr>
      <w:r w:rsidRPr="007D18DA">
        <w:t>Происхождение блокчейна</w:t>
      </w:r>
    </w:p>
    <w:p w:rsidR="00AD7B10" w:rsidRPr="007D18DA" w:rsidRDefault="004271D9" w:rsidP="00B83D2C">
      <w:pPr>
        <w:spacing w:line="360" w:lineRule="auto"/>
        <w:rPr>
          <w:lang w:eastAsia="ja-JP"/>
        </w:rPr>
      </w:pPr>
      <w:r w:rsidRPr="007D18DA">
        <w:t xml:space="preserve">Блокчейн впервые появился в </w:t>
      </w:r>
      <w:proofErr w:type="spellStart"/>
      <w:r w:rsidRPr="007D18DA">
        <w:t>криптовалюте</w:t>
      </w:r>
      <w:proofErr w:type="spellEnd"/>
      <w:r w:rsidRPr="007D18DA">
        <w:t xml:space="preserve"> </w:t>
      </w:r>
      <w:r w:rsidRPr="007D18DA">
        <w:rPr>
          <w:lang w:val="en-US"/>
        </w:rPr>
        <w:t>Bitcoin</w:t>
      </w:r>
      <w:r w:rsidRPr="007D18DA">
        <w:t xml:space="preserve"> </w:t>
      </w:r>
      <w:r w:rsidRPr="007D18DA">
        <w:rPr>
          <w:lang w:val="en-US"/>
        </w:rPr>
        <w:t>BTC</w:t>
      </w:r>
      <w:r w:rsidRPr="007D18DA">
        <w:t xml:space="preserve"> </w:t>
      </w:r>
      <w:proofErr w:type="gramStart"/>
      <w:r w:rsidRPr="007D18DA">
        <w:t>в основе</w:t>
      </w:r>
      <w:proofErr w:type="gramEnd"/>
      <w:r w:rsidRPr="007D18DA">
        <w:t xml:space="preserve"> которой </w:t>
      </w:r>
      <w:r w:rsidR="004E191B" w:rsidRPr="007D18DA">
        <w:t>заложен блокчейн</w:t>
      </w:r>
      <w:r w:rsidR="00AD7B10" w:rsidRPr="007D18DA">
        <w:t xml:space="preserve">. Концепция децентрализованной цифровой валюты витала в воздухе десятилетиями. </w:t>
      </w:r>
      <w:r w:rsidR="00AD7B10" w:rsidRPr="007D18DA">
        <w:rPr>
          <w:lang w:val="en-US" w:eastAsia="ja-JP"/>
        </w:rPr>
        <w:t>Satoshi</w:t>
      </w:r>
      <w:r w:rsidR="00AD7B10" w:rsidRPr="007D18DA">
        <w:rPr>
          <w:lang w:eastAsia="ja-JP"/>
        </w:rPr>
        <w:t xml:space="preserve"> </w:t>
      </w:r>
      <w:proofErr w:type="spellStart"/>
      <w:r w:rsidR="00AD7B10" w:rsidRPr="007D18DA">
        <w:rPr>
          <w:lang w:val="en-US" w:eastAsia="ja-JP"/>
        </w:rPr>
        <w:t>Nakamo</w:t>
      </w:r>
      <w:r w:rsidR="00B62EA6" w:rsidRPr="007D18DA">
        <w:rPr>
          <w:lang w:val="en-US" w:eastAsia="ja-JP"/>
        </w:rPr>
        <w:t>no</w:t>
      </w:r>
      <w:proofErr w:type="spellEnd"/>
      <w:r w:rsidR="00B62EA6" w:rsidRPr="007D18DA">
        <w:rPr>
          <w:lang w:eastAsia="ja-JP"/>
        </w:rPr>
        <w:t xml:space="preserve">, в 2009 представил </w:t>
      </w:r>
      <w:proofErr w:type="spellStart"/>
      <w:r w:rsidR="00B62EA6" w:rsidRPr="007D18DA">
        <w:rPr>
          <w:lang w:eastAsia="ja-JP"/>
        </w:rPr>
        <w:t>первкю</w:t>
      </w:r>
      <w:proofErr w:type="spellEnd"/>
      <w:r w:rsidR="00B62EA6" w:rsidRPr="007D18DA">
        <w:rPr>
          <w:lang w:eastAsia="ja-JP"/>
        </w:rPr>
        <w:t xml:space="preserve"> </w:t>
      </w:r>
      <w:proofErr w:type="spellStart"/>
      <w:r w:rsidR="00B62EA6" w:rsidRPr="007D18DA">
        <w:rPr>
          <w:lang w:eastAsia="ja-JP"/>
        </w:rPr>
        <w:t>криптоваюту</w:t>
      </w:r>
      <w:proofErr w:type="spellEnd"/>
      <w:r w:rsidR="00B62EA6" w:rsidRPr="007D18DA">
        <w:rPr>
          <w:lang w:eastAsia="ja-JP"/>
        </w:rPr>
        <w:t xml:space="preserve"> </w:t>
      </w:r>
      <w:proofErr w:type="spellStart"/>
      <w:r w:rsidR="00B62EA6" w:rsidRPr="007D18DA">
        <w:rPr>
          <w:lang w:eastAsia="ja-JP"/>
        </w:rPr>
        <w:t>Биткоин</w:t>
      </w:r>
      <w:proofErr w:type="spellEnd"/>
      <w:r w:rsidR="00B62EA6" w:rsidRPr="007D18DA">
        <w:rPr>
          <w:lang w:eastAsia="ja-JP"/>
        </w:rPr>
        <w:t xml:space="preserve"> и тем самым представил реализацию Блокчейн.</w:t>
      </w:r>
    </w:p>
    <w:p w:rsidR="00B62EA6" w:rsidRPr="007D18DA" w:rsidRDefault="00B62EA6" w:rsidP="00B83D2C">
      <w:pPr>
        <w:spacing w:line="360" w:lineRule="auto"/>
        <w:rPr>
          <w:lang w:eastAsia="ja-JP"/>
        </w:rPr>
      </w:pPr>
      <w:r w:rsidRPr="007D18DA">
        <w:rPr>
          <w:lang w:eastAsia="ja-JP"/>
        </w:rPr>
        <w:t>Он объединил в себе</w:t>
      </w:r>
      <w:r w:rsidR="00F3248F" w:rsidRPr="007D18DA">
        <w:rPr>
          <w:lang w:eastAsia="ja-JP"/>
        </w:rPr>
        <w:t xml:space="preserve"> уже известные на тот момент понятия:</w:t>
      </w:r>
    </w:p>
    <w:p w:rsidR="00F3248F" w:rsidRPr="007D18DA" w:rsidRDefault="00F3248F" w:rsidP="00B83D2C">
      <w:pPr>
        <w:pStyle w:val="a6"/>
        <w:numPr>
          <w:ilvl w:val="0"/>
          <w:numId w:val="1"/>
        </w:numPr>
        <w:spacing w:line="360" w:lineRule="auto"/>
        <w:rPr>
          <w:lang w:eastAsia="ja-JP"/>
        </w:rPr>
      </w:pPr>
      <w:r w:rsidRPr="007D18DA">
        <w:rPr>
          <w:lang w:eastAsia="ja-JP"/>
        </w:rPr>
        <w:t>Криптографическая система с открытым ключом</w:t>
      </w:r>
    </w:p>
    <w:p w:rsidR="00F3248F" w:rsidRPr="007D18DA" w:rsidRDefault="003069DE" w:rsidP="00B83D2C">
      <w:pPr>
        <w:pStyle w:val="a6"/>
        <w:numPr>
          <w:ilvl w:val="0"/>
          <w:numId w:val="1"/>
        </w:numPr>
        <w:spacing w:line="360" w:lineRule="auto"/>
        <w:rPr>
          <w:lang w:eastAsia="ja-JP"/>
        </w:rPr>
      </w:pPr>
      <w:r w:rsidRPr="007D18DA">
        <w:rPr>
          <w:lang w:eastAsia="ja-JP"/>
        </w:rPr>
        <w:t xml:space="preserve">Алгоритм консенсуса </w:t>
      </w:r>
      <w:r w:rsidRPr="007D18DA">
        <w:rPr>
          <w:lang w:val="en-US" w:eastAsia="ja-JP"/>
        </w:rPr>
        <w:t>Proof of Work</w:t>
      </w:r>
    </w:p>
    <w:p w:rsidR="003069DE" w:rsidRPr="007D18DA" w:rsidRDefault="003069DE" w:rsidP="00B83D2C">
      <w:pPr>
        <w:spacing w:line="360" w:lineRule="auto"/>
        <w:ind w:left="709" w:firstLine="0"/>
        <w:rPr>
          <w:lang w:eastAsia="ja-JP"/>
        </w:rPr>
      </w:pPr>
      <w:r w:rsidRPr="007D18DA">
        <w:rPr>
          <w:lang w:eastAsia="ja-JP"/>
        </w:rPr>
        <w:t xml:space="preserve">Данный алгоритм впервые появился </w:t>
      </w:r>
      <w:r w:rsidR="00A61A34" w:rsidRPr="007D18DA">
        <w:rPr>
          <w:lang w:eastAsia="ja-JP"/>
        </w:rPr>
        <w:t xml:space="preserve">как решение </w:t>
      </w:r>
      <w:proofErr w:type="spellStart"/>
      <w:r w:rsidR="00A61A34" w:rsidRPr="007D18DA">
        <w:rPr>
          <w:lang w:eastAsia="ja-JP"/>
        </w:rPr>
        <w:t>проблеммы</w:t>
      </w:r>
      <w:proofErr w:type="spellEnd"/>
      <w:r w:rsidR="00A61A34" w:rsidRPr="007D18DA">
        <w:rPr>
          <w:lang w:eastAsia="ja-JP"/>
        </w:rPr>
        <w:t xml:space="preserve"> </w:t>
      </w:r>
      <w:proofErr w:type="gramStart"/>
      <w:r w:rsidR="00A61A34" w:rsidRPr="007D18DA">
        <w:rPr>
          <w:lang w:eastAsia="ja-JP"/>
        </w:rPr>
        <w:t>на электронной почты</w:t>
      </w:r>
      <w:proofErr w:type="gramEnd"/>
      <w:r w:rsidR="00A61A34" w:rsidRPr="007D18DA">
        <w:rPr>
          <w:lang w:eastAsia="ja-JP"/>
        </w:rPr>
        <w:t>.</w:t>
      </w:r>
      <w:r w:rsidR="00344ECC" w:rsidRPr="007D18DA">
        <w:rPr>
          <w:lang w:eastAsia="ja-JP"/>
        </w:rPr>
        <w:t xml:space="preserve"> Блокчейн стал той недостающей части интернет революции, которая превращает уязвиму</w:t>
      </w:r>
      <w:r w:rsidR="00424C3F" w:rsidRPr="007D18DA">
        <w:rPr>
          <w:lang w:eastAsia="ja-JP"/>
        </w:rPr>
        <w:t xml:space="preserve">ю систему обмена </w:t>
      </w:r>
      <w:proofErr w:type="gramStart"/>
      <w:r w:rsidR="00424C3F" w:rsidRPr="007D18DA">
        <w:rPr>
          <w:lang w:eastAsia="ja-JP"/>
        </w:rPr>
        <w:t>ценностями  в</w:t>
      </w:r>
      <w:proofErr w:type="gramEnd"/>
      <w:r w:rsidR="00424C3F" w:rsidRPr="007D18DA">
        <w:rPr>
          <w:lang w:eastAsia="ja-JP"/>
        </w:rPr>
        <w:t xml:space="preserve"> </w:t>
      </w:r>
      <w:proofErr w:type="spellStart"/>
      <w:r w:rsidR="00424C3F" w:rsidRPr="007D18DA">
        <w:rPr>
          <w:lang w:eastAsia="ja-JP"/>
        </w:rPr>
        <w:t>криптографически</w:t>
      </w:r>
      <w:proofErr w:type="spellEnd"/>
      <w:r w:rsidR="00424C3F" w:rsidRPr="007D18DA">
        <w:rPr>
          <w:lang w:eastAsia="ja-JP"/>
        </w:rPr>
        <w:t xml:space="preserve"> защищёнными. Банковская система отстала от тех </w:t>
      </w:r>
      <w:r w:rsidR="00424C3F" w:rsidRPr="007D18DA">
        <w:rPr>
          <w:lang w:eastAsia="ja-JP"/>
        </w:rPr>
        <w:lastRenderedPageBreak/>
        <w:t>революции, банки создали централизованные организации, которые хранят транзакционные записи, контролируют взаимодействие, обеспечивают доверие и безопасность и регулируют всю систему</w:t>
      </w:r>
      <w:r w:rsidR="00467698" w:rsidRPr="007D18DA">
        <w:rPr>
          <w:lang w:eastAsia="ja-JP"/>
        </w:rPr>
        <w:t>.</w:t>
      </w:r>
    </w:p>
    <w:p w:rsidR="00467698" w:rsidRPr="007D18DA" w:rsidRDefault="00467698" w:rsidP="00B83D2C">
      <w:pPr>
        <w:spacing w:line="360" w:lineRule="auto"/>
        <w:ind w:left="709" w:firstLine="0"/>
        <w:rPr>
          <w:lang w:eastAsia="ja-JP"/>
        </w:rPr>
      </w:pPr>
      <w:r w:rsidRPr="007D18DA">
        <w:rPr>
          <w:lang w:eastAsia="ja-JP"/>
        </w:rPr>
        <w:t xml:space="preserve">Вся коммерция </w:t>
      </w:r>
      <w:proofErr w:type="spellStart"/>
      <w:r w:rsidRPr="007D18DA">
        <w:rPr>
          <w:lang w:eastAsia="ja-JP"/>
        </w:rPr>
        <w:t>опираетс</w:t>
      </w:r>
      <w:proofErr w:type="spellEnd"/>
      <w:r w:rsidRPr="007D18DA">
        <w:rPr>
          <w:lang w:eastAsia="ja-JP"/>
        </w:rPr>
        <w:t xml:space="preserve"> на эти финансовые </w:t>
      </w:r>
      <w:proofErr w:type="spellStart"/>
      <w:r w:rsidRPr="007D18DA">
        <w:rPr>
          <w:lang w:eastAsia="ja-JP"/>
        </w:rPr>
        <w:t>учереждения</w:t>
      </w:r>
      <w:proofErr w:type="spellEnd"/>
      <w:r w:rsidRPr="007D18DA">
        <w:rPr>
          <w:lang w:eastAsia="ja-JP"/>
        </w:rPr>
        <w:t>, которые служат доверенными посредниками при об</w:t>
      </w:r>
      <w:r w:rsidR="00C53C48" w:rsidRPr="007D18DA">
        <w:rPr>
          <w:lang w:eastAsia="ja-JP"/>
        </w:rPr>
        <w:t>мене среди них.</w:t>
      </w:r>
    </w:p>
    <w:p w:rsidR="00C53C48" w:rsidRPr="007D18DA" w:rsidRDefault="00C53C48" w:rsidP="00EF08F7">
      <w:pPr>
        <w:pStyle w:val="2"/>
        <w:rPr>
          <w:lang w:eastAsia="ja-JP"/>
        </w:rPr>
      </w:pPr>
      <w:r w:rsidRPr="007D18DA">
        <w:rPr>
          <w:lang w:eastAsia="ja-JP"/>
        </w:rPr>
        <w:t>Что такое БЛОКЧЕЙН</w:t>
      </w:r>
    </w:p>
    <w:p w:rsidR="00C53C48" w:rsidRPr="007D18DA" w:rsidRDefault="00C53C48" w:rsidP="00B83D2C">
      <w:pPr>
        <w:spacing w:line="360" w:lineRule="auto"/>
        <w:rPr>
          <w:lang w:eastAsia="ja-JP"/>
        </w:rPr>
      </w:pPr>
      <w:r w:rsidRPr="007D18DA">
        <w:rPr>
          <w:lang w:eastAsia="ja-JP"/>
        </w:rPr>
        <w:t>Блокчейн это система записи по переносу любой ценности, это означает что</w:t>
      </w:r>
      <w:r w:rsidR="00FF4BB8" w:rsidRPr="007D18DA">
        <w:rPr>
          <w:lang w:eastAsia="ja-JP"/>
        </w:rPr>
        <w:t xml:space="preserve"> нет необходимости в посреднике, который служит доверенный третьей стороной при обмене ценности</w:t>
      </w:r>
      <w:r w:rsidR="00CC7AFF" w:rsidRPr="007D18DA">
        <w:rPr>
          <w:lang w:eastAsia="ja-JP"/>
        </w:rPr>
        <w:t>.</w:t>
      </w:r>
    </w:p>
    <w:p w:rsidR="002C2E04" w:rsidRPr="007D18DA" w:rsidRDefault="002C2E04" w:rsidP="00B83D2C">
      <w:pPr>
        <w:spacing w:line="360" w:lineRule="auto"/>
        <w:rPr>
          <w:lang w:eastAsia="ja-JP"/>
        </w:rPr>
      </w:pPr>
      <w:r w:rsidRPr="007D18DA">
        <w:rPr>
          <w:noProof/>
          <w:lang w:eastAsia="ja-JP"/>
        </w:rPr>
        <w:drawing>
          <wp:inline distT="0" distB="0" distL="0" distR="0">
            <wp:extent cx="5389245" cy="3429000"/>
            <wp:effectExtent l="0" t="0" r="1905" b="0"/>
            <wp:docPr id="3" name="Рисунок 3" descr="Открыт файл Рисунок 1 транзакц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Открыт файл Рисунок 1 транзакция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CAA" w:rsidRPr="007D18DA" w:rsidRDefault="00426CAA" w:rsidP="00B83D2C">
      <w:pPr>
        <w:spacing w:line="360" w:lineRule="auto"/>
        <w:rPr>
          <w:lang w:eastAsia="ja-JP"/>
        </w:rPr>
      </w:pPr>
      <w:r w:rsidRPr="007D18DA">
        <w:rPr>
          <w:lang w:eastAsia="ja-JP"/>
        </w:rPr>
        <w:t>Транзакции с исп</w:t>
      </w:r>
      <w:r w:rsidR="002C2E04" w:rsidRPr="007D18DA">
        <w:rPr>
          <w:lang w:eastAsia="ja-JP"/>
        </w:rPr>
        <w:t>ользованием блокчейна и c посредником</w:t>
      </w:r>
    </w:p>
    <w:p w:rsidR="0092281C" w:rsidRPr="007D18DA" w:rsidRDefault="00406CB2" w:rsidP="00B83D2C">
      <w:pPr>
        <w:spacing w:line="360" w:lineRule="auto"/>
        <w:rPr>
          <w:lang w:eastAsia="ja-JP"/>
        </w:rPr>
      </w:pPr>
      <w:r w:rsidRPr="007D18DA">
        <w:rPr>
          <w:lang w:eastAsia="ja-JP"/>
        </w:rPr>
        <w:t xml:space="preserve">Блокчейн </w:t>
      </w:r>
      <w:r w:rsidR="00FD2F55" w:rsidRPr="007D18DA">
        <w:rPr>
          <w:lang w:eastAsia="ja-JP"/>
        </w:rPr>
        <w:t xml:space="preserve">– это </w:t>
      </w:r>
      <w:proofErr w:type="spellStart"/>
      <w:r w:rsidR="00FD2F55" w:rsidRPr="007D18DA">
        <w:rPr>
          <w:lang w:eastAsia="ja-JP"/>
        </w:rPr>
        <w:t>одноранговая</w:t>
      </w:r>
      <w:proofErr w:type="spellEnd"/>
      <w:r w:rsidR="00FD2F55" w:rsidRPr="007D18DA">
        <w:rPr>
          <w:lang w:eastAsia="ja-JP"/>
        </w:rPr>
        <w:t xml:space="preserve"> </w:t>
      </w:r>
      <w:proofErr w:type="spellStart"/>
      <w:r w:rsidR="00FD2F55" w:rsidRPr="007D18DA">
        <w:rPr>
          <w:lang w:eastAsia="ja-JP"/>
        </w:rPr>
        <w:t>системма</w:t>
      </w:r>
      <w:proofErr w:type="spellEnd"/>
      <w:r w:rsidR="00FD2F55" w:rsidRPr="007D18DA">
        <w:rPr>
          <w:lang w:eastAsia="ja-JP"/>
        </w:rPr>
        <w:t xml:space="preserve"> передачи ценностей без участия доверенности с третьей стороны. </w:t>
      </w:r>
    </w:p>
    <w:p w:rsidR="0092281C" w:rsidRPr="007D18DA" w:rsidRDefault="00FD2F55" w:rsidP="00B83D2C">
      <w:pPr>
        <w:pStyle w:val="a6"/>
        <w:numPr>
          <w:ilvl w:val="0"/>
          <w:numId w:val="2"/>
        </w:numPr>
        <w:spacing w:line="360" w:lineRule="auto"/>
        <w:rPr>
          <w:lang w:eastAsia="ja-JP"/>
        </w:rPr>
      </w:pPr>
      <w:r w:rsidRPr="007D18DA">
        <w:rPr>
          <w:lang w:eastAsia="ja-JP"/>
        </w:rPr>
        <w:t xml:space="preserve">Это общий децентрализованный </w:t>
      </w:r>
      <w:r w:rsidR="00DA0AB6" w:rsidRPr="007D18DA">
        <w:rPr>
          <w:lang w:eastAsia="ja-JP"/>
        </w:rPr>
        <w:t>отк</w:t>
      </w:r>
      <w:r w:rsidR="0092281C" w:rsidRPr="007D18DA">
        <w:rPr>
          <w:lang w:eastAsia="ja-JP"/>
        </w:rPr>
        <w:t xml:space="preserve">рытый </w:t>
      </w:r>
      <w:proofErr w:type="spellStart"/>
      <w:r w:rsidR="0092281C" w:rsidRPr="007D18DA">
        <w:rPr>
          <w:lang w:eastAsia="ja-JP"/>
        </w:rPr>
        <w:t>реестртранзакций</w:t>
      </w:r>
      <w:proofErr w:type="spellEnd"/>
      <w:r w:rsidR="0092281C" w:rsidRPr="007D18DA">
        <w:rPr>
          <w:lang w:eastAsia="ja-JP"/>
        </w:rPr>
        <w:t>.</w:t>
      </w:r>
    </w:p>
    <w:p w:rsidR="0092281C" w:rsidRPr="007D18DA" w:rsidRDefault="00DA0AB6" w:rsidP="00B83D2C">
      <w:pPr>
        <w:pStyle w:val="a6"/>
        <w:numPr>
          <w:ilvl w:val="0"/>
          <w:numId w:val="2"/>
        </w:numPr>
        <w:spacing w:line="360" w:lineRule="auto"/>
        <w:rPr>
          <w:lang w:eastAsia="ja-JP"/>
        </w:rPr>
      </w:pPr>
      <w:r w:rsidRPr="007D18DA">
        <w:rPr>
          <w:lang w:eastAsia="ja-JP"/>
        </w:rPr>
        <w:t>БД реестра работает только в режиме добавления записей и не мо</w:t>
      </w:r>
      <w:r w:rsidR="0092281C" w:rsidRPr="007D18DA">
        <w:rPr>
          <w:lang w:eastAsia="ja-JP"/>
        </w:rPr>
        <w:t>жет быть изменена или исправлен</w:t>
      </w:r>
      <w:r w:rsidRPr="007D18DA">
        <w:rPr>
          <w:lang w:eastAsia="ja-JP"/>
        </w:rPr>
        <w:t>а</w:t>
      </w:r>
      <w:r w:rsidR="0092281C" w:rsidRPr="007D18DA">
        <w:rPr>
          <w:lang w:eastAsia="ja-JP"/>
        </w:rPr>
        <w:t xml:space="preserve">. Это означает что каждая запись является постоянной </w:t>
      </w:r>
      <w:proofErr w:type="gramStart"/>
      <w:r w:rsidR="0092281C" w:rsidRPr="007D18DA">
        <w:rPr>
          <w:lang w:eastAsia="ja-JP"/>
        </w:rPr>
        <w:t>и  неизменяемой</w:t>
      </w:r>
      <w:proofErr w:type="gramEnd"/>
      <w:r w:rsidR="00B83D2C" w:rsidRPr="007D18DA">
        <w:rPr>
          <w:lang w:eastAsia="ja-JP"/>
        </w:rPr>
        <w:t>.</w:t>
      </w:r>
    </w:p>
    <w:p w:rsidR="0092281C" w:rsidRPr="007D18DA" w:rsidRDefault="0092281C" w:rsidP="00B83D2C">
      <w:pPr>
        <w:pStyle w:val="a6"/>
        <w:numPr>
          <w:ilvl w:val="0"/>
          <w:numId w:val="2"/>
        </w:numPr>
        <w:spacing w:line="360" w:lineRule="auto"/>
        <w:rPr>
          <w:lang w:eastAsia="ja-JP"/>
        </w:rPr>
      </w:pPr>
      <w:r w:rsidRPr="007D18DA">
        <w:rPr>
          <w:lang w:eastAsia="ja-JP"/>
        </w:rPr>
        <w:lastRenderedPageBreak/>
        <w:t xml:space="preserve">Любая новая запись появляется </w:t>
      </w:r>
      <w:proofErr w:type="gramStart"/>
      <w:r w:rsidR="00B83D2C" w:rsidRPr="007D18DA">
        <w:rPr>
          <w:lang w:eastAsia="ja-JP"/>
        </w:rPr>
        <w:t>во всех копиях БД</w:t>
      </w:r>
      <w:proofErr w:type="gramEnd"/>
      <w:r w:rsidR="00B83D2C" w:rsidRPr="007D18DA">
        <w:rPr>
          <w:lang w:eastAsia="ja-JP"/>
        </w:rPr>
        <w:t xml:space="preserve"> размещённых на разных узлах.</w:t>
      </w:r>
    </w:p>
    <w:p w:rsidR="00B83D2C" w:rsidRPr="007D18DA" w:rsidRDefault="00B83D2C" w:rsidP="00B83D2C">
      <w:pPr>
        <w:pStyle w:val="a6"/>
        <w:numPr>
          <w:ilvl w:val="0"/>
          <w:numId w:val="2"/>
        </w:numPr>
        <w:spacing w:line="360" w:lineRule="auto"/>
        <w:rPr>
          <w:lang w:eastAsia="ja-JP"/>
        </w:rPr>
      </w:pPr>
      <w:r w:rsidRPr="007D18DA">
        <w:rPr>
          <w:lang w:eastAsia="ja-JP"/>
        </w:rPr>
        <w:t xml:space="preserve">Нет </w:t>
      </w:r>
      <w:proofErr w:type="spellStart"/>
      <w:r w:rsidRPr="007D18DA">
        <w:rPr>
          <w:lang w:eastAsia="ja-JP"/>
        </w:rPr>
        <w:t>необхоимости</w:t>
      </w:r>
      <w:proofErr w:type="spellEnd"/>
      <w:r w:rsidRPr="007D18DA">
        <w:rPr>
          <w:lang w:eastAsia="ja-JP"/>
        </w:rPr>
        <w:t xml:space="preserve"> чтобы доверенные </w:t>
      </w:r>
      <w:proofErr w:type="spellStart"/>
      <w:r w:rsidRPr="007D18DA">
        <w:rPr>
          <w:lang w:eastAsia="ja-JP"/>
        </w:rPr>
        <w:t>третьии</w:t>
      </w:r>
      <w:proofErr w:type="spellEnd"/>
      <w:r w:rsidRPr="007D18DA">
        <w:rPr>
          <w:lang w:eastAsia="ja-JP"/>
        </w:rPr>
        <w:t xml:space="preserve"> стороны выступали в качестве посредников для проверки обеспечения безопасности </w:t>
      </w:r>
      <w:r w:rsidR="00F916AD" w:rsidRPr="007D18DA">
        <w:rPr>
          <w:lang w:eastAsia="ja-JP"/>
        </w:rPr>
        <w:t>и подтверждения транзакции.</w:t>
      </w:r>
    </w:p>
    <w:p w:rsidR="001D5C6E" w:rsidRPr="007D18DA" w:rsidRDefault="001D5C6E" w:rsidP="001D5C6E">
      <w:pPr>
        <w:pStyle w:val="a6"/>
        <w:spacing w:line="360" w:lineRule="auto"/>
        <w:ind w:left="0" w:firstLine="0"/>
        <w:rPr>
          <w:lang w:eastAsia="ja-JP"/>
        </w:rPr>
      </w:pPr>
      <w:r w:rsidRPr="007D18DA">
        <w:rPr>
          <w:noProof/>
          <w:lang w:eastAsia="ja-JP"/>
        </w:rPr>
        <w:drawing>
          <wp:inline distT="0" distB="0" distL="0" distR="0">
            <wp:extent cx="5940425" cy="1228938"/>
            <wp:effectExtent l="0" t="0" r="3175" b="9525"/>
            <wp:docPr id="4" name="Рисунок 4" descr="Открыт файл Рисунок 2 бло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Открыт файл Рисунок 2 блоки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28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C6E" w:rsidRPr="007D18DA" w:rsidRDefault="001D5C6E" w:rsidP="001D5C6E">
      <w:pPr>
        <w:pStyle w:val="a6"/>
        <w:spacing w:line="360" w:lineRule="auto"/>
        <w:ind w:left="0" w:firstLine="0"/>
        <w:rPr>
          <w:lang w:eastAsia="ja-JP"/>
        </w:rPr>
      </w:pPr>
      <w:r w:rsidRPr="007D18DA">
        <w:rPr>
          <w:lang w:eastAsia="ja-JP"/>
        </w:rPr>
        <w:t xml:space="preserve">1 блок цепочки является генезисом. Генезис блок </w:t>
      </w:r>
      <w:proofErr w:type="spellStart"/>
      <w:r w:rsidRPr="007D18DA">
        <w:rPr>
          <w:lang w:eastAsia="ja-JP"/>
        </w:rPr>
        <w:t>жто</w:t>
      </w:r>
      <w:proofErr w:type="spellEnd"/>
      <w:r w:rsidRPr="007D18DA">
        <w:rPr>
          <w:lang w:eastAsia="ja-JP"/>
        </w:rPr>
        <w:t xml:space="preserve"> самый первый блок распределительного реестра, который является основой и прототипом</w:t>
      </w:r>
      <w:r w:rsidR="0010258A" w:rsidRPr="007D18DA">
        <w:rPr>
          <w:lang w:eastAsia="ja-JP"/>
        </w:rPr>
        <w:t xml:space="preserve"> для создания всех основных классов.</w:t>
      </w:r>
      <w:r w:rsidR="00902B6F" w:rsidRPr="007D18DA">
        <w:rPr>
          <w:lang w:eastAsia="ja-JP"/>
        </w:rPr>
        <w:t xml:space="preserve"> </w:t>
      </w:r>
    </w:p>
    <w:p w:rsidR="00902B6F" w:rsidRPr="007D18DA" w:rsidRDefault="00902B6F" w:rsidP="00902B6F">
      <w:pPr>
        <w:rPr>
          <w:lang w:eastAsia="ja-JP"/>
        </w:rPr>
      </w:pPr>
      <w:r w:rsidRPr="007D18DA">
        <w:rPr>
          <w:lang w:eastAsia="ja-JP"/>
        </w:rPr>
        <w:t xml:space="preserve">Блокчейн сеть – сеть состоит из большого количества узлов, каждый узел в цепи имеет </w:t>
      </w:r>
      <w:r w:rsidR="000B4775" w:rsidRPr="007D18DA">
        <w:rPr>
          <w:lang w:eastAsia="ja-JP"/>
        </w:rPr>
        <w:t xml:space="preserve">ту же копию блокчейна. </w:t>
      </w:r>
    </w:p>
    <w:p w:rsidR="000B4775" w:rsidRPr="007D18DA" w:rsidRDefault="000B4775" w:rsidP="00902B6F">
      <w:pPr>
        <w:rPr>
          <w:lang w:eastAsia="ja-JP"/>
        </w:rPr>
      </w:pPr>
    </w:p>
    <w:p w:rsidR="000B4775" w:rsidRPr="007D18DA" w:rsidRDefault="000B4775" w:rsidP="00902B6F">
      <w:pPr>
        <w:rPr>
          <w:lang w:eastAsia="ja-JP"/>
        </w:rPr>
      </w:pPr>
      <w:r w:rsidRPr="007D18DA">
        <w:rPr>
          <w:lang w:eastAsia="ja-JP"/>
        </w:rPr>
        <w:t xml:space="preserve">Каждый блок </w:t>
      </w:r>
      <w:proofErr w:type="spellStart"/>
      <w:r w:rsidRPr="007D18DA">
        <w:rPr>
          <w:lang w:eastAsia="ja-JP"/>
        </w:rPr>
        <w:t>предстваляет</w:t>
      </w:r>
      <w:proofErr w:type="spellEnd"/>
      <w:r w:rsidRPr="007D18DA">
        <w:rPr>
          <w:lang w:eastAsia="ja-JP"/>
        </w:rPr>
        <w:t xml:space="preserve"> </w:t>
      </w:r>
      <w:proofErr w:type="spellStart"/>
      <w:r w:rsidRPr="007D18DA">
        <w:rPr>
          <w:lang w:eastAsia="ja-JP"/>
        </w:rPr>
        <w:t>совакупность</w:t>
      </w:r>
      <w:proofErr w:type="spellEnd"/>
      <w:r w:rsidRPr="007D18DA">
        <w:rPr>
          <w:lang w:eastAsia="ja-JP"/>
        </w:rPr>
        <w:t xml:space="preserve"> транзакции и связь с предыдущим блоком</w:t>
      </w:r>
      <w:r w:rsidR="00384BD4" w:rsidRPr="007D18DA">
        <w:rPr>
          <w:lang w:eastAsia="ja-JP"/>
        </w:rPr>
        <w:t>.</w:t>
      </w:r>
    </w:p>
    <w:p w:rsidR="00384BD4" w:rsidRPr="007D18DA" w:rsidRDefault="00384BD4" w:rsidP="00902B6F">
      <w:pPr>
        <w:rPr>
          <w:lang w:eastAsia="ja-JP"/>
        </w:rPr>
      </w:pPr>
      <w:r w:rsidRPr="007D18DA">
        <w:rPr>
          <w:lang w:eastAsia="ja-JP"/>
        </w:rPr>
        <w:t>Каждый блок состоит из 2х частей:</w:t>
      </w:r>
    </w:p>
    <w:p w:rsidR="00384BD4" w:rsidRPr="007D18DA" w:rsidRDefault="00BB09C8" w:rsidP="00384BD4">
      <w:pPr>
        <w:pStyle w:val="a6"/>
        <w:numPr>
          <w:ilvl w:val="0"/>
          <w:numId w:val="3"/>
        </w:numPr>
        <w:rPr>
          <w:lang w:eastAsia="ja-JP"/>
        </w:rPr>
      </w:pPr>
      <w:r w:rsidRPr="007D18DA">
        <w:rPr>
          <w:lang w:eastAsia="ja-JP"/>
        </w:rPr>
        <w:t>Заголовка</w:t>
      </w:r>
    </w:p>
    <w:p w:rsidR="00384BD4" w:rsidRPr="007D18DA" w:rsidRDefault="00384BD4" w:rsidP="00384BD4">
      <w:pPr>
        <w:pStyle w:val="a6"/>
        <w:numPr>
          <w:ilvl w:val="0"/>
          <w:numId w:val="3"/>
        </w:numPr>
        <w:rPr>
          <w:lang w:eastAsia="ja-JP"/>
        </w:rPr>
      </w:pPr>
      <w:r w:rsidRPr="007D18DA">
        <w:rPr>
          <w:lang w:eastAsia="ja-JP"/>
        </w:rPr>
        <w:t>Тело блока</w:t>
      </w:r>
    </w:p>
    <w:p w:rsidR="00EF2566" w:rsidRPr="007D18DA" w:rsidRDefault="00384BD4" w:rsidP="00EF2566">
      <w:pPr>
        <w:rPr>
          <w:lang w:eastAsia="ja-JP"/>
        </w:rPr>
      </w:pPr>
      <w:r w:rsidRPr="007D18DA">
        <w:rPr>
          <w:lang w:eastAsia="ja-JP"/>
        </w:rPr>
        <w:t xml:space="preserve">Заголовок ссылается на </w:t>
      </w:r>
      <w:proofErr w:type="spellStart"/>
      <w:r w:rsidRPr="007D18DA">
        <w:rPr>
          <w:lang w:eastAsia="ja-JP"/>
        </w:rPr>
        <w:t>предедущий</w:t>
      </w:r>
      <w:proofErr w:type="spellEnd"/>
      <w:r w:rsidRPr="007D18DA">
        <w:rPr>
          <w:lang w:eastAsia="ja-JP"/>
        </w:rPr>
        <w:t xml:space="preserve"> блок в цепочке</w:t>
      </w:r>
      <w:r w:rsidR="00EF2566" w:rsidRPr="007D18DA">
        <w:rPr>
          <w:lang w:eastAsia="ja-JP"/>
        </w:rPr>
        <w:t xml:space="preserve">. Каждый </w:t>
      </w:r>
      <w:proofErr w:type="spellStart"/>
      <w:r w:rsidR="00EF2566" w:rsidRPr="007D18DA">
        <w:rPr>
          <w:lang w:eastAsia="ja-JP"/>
        </w:rPr>
        <w:t>загаловок</w:t>
      </w:r>
      <w:proofErr w:type="spellEnd"/>
      <w:r w:rsidR="00EF2566" w:rsidRPr="007D18DA">
        <w:rPr>
          <w:lang w:eastAsia="ja-JP"/>
        </w:rPr>
        <w:t xml:space="preserve"> содержит </w:t>
      </w:r>
      <w:proofErr w:type="spellStart"/>
      <w:r w:rsidR="00EF2566" w:rsidRPr="007D18DA">
        <w:rPr>
          <w:lang w:eastAsia="ja-JP"/>
        </w:rPr>
        <w:t>хэш</w:t>
      </w:r>
      <w:proofErr w:type="spellEnd"/>
      <w:r w:rsidR="00EF2566" w:rsidRPr="007D18DA">
        <w:rPr>
          <w:lang w:eastAsia="ja-JP"/>
        </w:rPr>
        <w:t xml:space="preserve"> предыдущего блока, поэтому никто не может незаметно изменить транзакцию в предыдущем блоке. </w:t>
      </w:r>
    </w:p>
    <w:p w:rsidR="00EF2566" w:rsidRPr="007D18DA" w:rsidRDefault="00EF2566" w:rsidP="00EF2566">
      <w:pPr>
        <w:rPr>
          <w:lang w:eastAsia="ja-JP"/>
        </w:rPr>
      </w:pPr>
      <w:r w:rsidRPr="007D18DA">
        <w:rPr>
          <w:lang w:eastAsia="ja-JP"/>
        </w:rPr>
        <w:t>Тело блока содержит список проведённых транзакций</w:t>
      </w:r>
    </w:p>
    <w:p w:rsidR="007960DE" w:rsidRPr="007D18DA" w:rsidRDefault="007960DE" w:rsidP="00EF2566">
      <w:pPr>
        <w:rPr>
          <w:lang w:eastAsia="ja-JP"/>
        </w:rPr>
      </w:pPr>
      <w:r w:rsidRPr="007D18DA">
        <w:rPr>
          <w:lang w:eastAsia="ja-JP"/>
        </w:rPr>
        <w:t>Пример:</w:t>
      </w:r>
    </w:p>
    <w:p w:rsidR="007960DE" w:rsidRPr="007D18DA" w:rsidRDefault="007960DE" w:rsidP="00EF2566">
      <w:pPr>
        <w:rPr>
          <w:lang w:eastAsia="ja-JP"/>
        </w:rPr>
      </w:pPr>
      <w:r w:rsidRPr="007D18DA">
        <w:rPr>
          <w:lang w:eastAsia="ja-JP"/>
        </w:rPr>
        <w:t>Есть 4 участника, которые проводят транзакцию между собой в сети блокчейна</w:t>
      </w:r>
    </w:p>
    <w:p w:rsidR="00BB09C8" w:rsidRPr="007D18DA" w:rsidRDefault="00BB09C8" w:rsidP="00BB09C8">
      <w:pPr>
        <w:spacing w:after="0"/>
        <w:jc w:val="center"/>
      </w:pPr>
      <w:r w:rsidRPr="007D18DA">
        <w:rPr>
          <w:noProof/>
          <w:lang w:eastAsia="ja-JP"/>
        </w:rPr>
        <w:lastRenderedPageBreak/>
        <w:drawing>
          <wp:inline distT="0" distB="0" distL="0" distR="0" wp14:anchorId="05000FA9" wp14:editId="6E657A64">
            <wp:extent cx="5068443" cy="2484153"/>
            <wp:effectExtent l="0" t="0" r="0" b="0"/>
            <wp:docPr id="10" name="Рисунок 10" descr="Открыт файл Рисунок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Открыт файл Рисунок 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237" cy="2490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9C8" w:rsidRPr="007D18DA" w:rsidRDefault="00BB09C8" w:rsidP="00BB09C8">
      <w:pPr>
        <w:spacing w:after="0"/>
        <w:jc w:val="center"/>
      </w:pPr>
      <w:r w:rsidRPr="007D18DA">
        <w:rPr>
          <w:noProof/>
          <w:lang w:eastAsia="ja-JP"/>
        </w:rPr>
        <w:drawing>
          <wp:inline distT="0" distB="0" distL="0" distR="0" wp14:anchorId="461550C7" wp14:editId="3AC8C546">
            <wp:extent cx="4469894" cy="2328176"/>
            <wp:effectExtent l="0" t="0" r="6985" b="0"/>
            <wp:docPr id="11" name="Рисунок 11" descr="Отображается файл &quot;Рисунок 4.png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Отображается файл &quot;Рисунок 4.png&quot;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67" cy="2336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9C8" w:rsidRPr="007D18DA" w:rsidRDefault="00BB09C8" w:rsidP="00BB09C8">
      <w:pPr>
        <w:spacing w:after="0"/>
        <w:jc w:val="center"/>
      </w:pPr>
      <w:r w:rsidRPr="007D18DA">
        <w:rPr>
          <w:noProof/>
          <w:lang w:eastAsia="ja-JP"/>
        </w:rPr>
        <w:drawing>
          <wp:inline distT="0" distB="0" distL="0" distR="0" wp14:anchorId="4344E63F" wp14:editId="4541D43B">
            <wp:extent cx="5940425" cy="885059"/>
            <wp:effectExtent l="0" t="0" r="3175" b="0"/>
            <wp:docPr id="12" name="Рисунок 12" descr="Отображается файл &quot;Рисунок 5.png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Отображается файл &quot;Рисунок 5.png&quot;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85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9C8" w:rsidRPr="007D18DA" w:rsidRDefault="00BB09C8" w:rsidP="00BB09C8">
      <w:pPr>
        <w:spacing w:after="0"/>
        <w:jc w:val="center"/>
      </w:pPr>
      <w:r w:rsidRPr="007D18DA">
        <w:rPr>
          <w:noProof/>
          <w:lang w:eastAsia="ja-JP"/>
        </w:rPr>
        <w:drawing>
          <wp:inline distT="0" distB="0" distL="0" distR="0" wp14:anchorId="0977B101" wp14:editId="4FCE3779">
            <wp:extent cx="5940425" cy="2294049"/>
            <wp:effectExtent l="0" t="0" r="3175" b="0"/>
            <wp:docPr id="13" name="Рисунок 13" descr="Отображается файл &quot;Рисунок 6.png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Отображается файл &quot;Рисунок 6.png&quot;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94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9C8" w:rsidRPr="007D18DA" w:rsidRDefault="00BB09C8" w:rsidP="00BB09C8">
      <w:pPr>
        <w:spacing w:after="0"/>
        <w:ind w:firstLine="708"/>
        <w:jc w:val="both"/>
      </w:pPr>
      <w:r w:rsidRPr="007D18DA">
        <w:t>Данные в транзакциях блоков неизменяемые, все транзакции полностью необратимы. Любое изменение создаст новую транзакцию. У каждого уча</w:t>
      </w:r>
      <w:r w:rsidR="00EF08F7" w:rsidRPr="007D18DA">
        <w:t>стника ети есть своя копия блок</w:t>
      </w:r>
      <w:r w:rsidRPr="007D18DA">
        <w:t>чейна.</w:t>
      </w:r>
    </w:p>
    <w:p w:rsidR="00BB09C8" w:rsidRPr="007D18DA" w:rsidRDefault="00BB09C8" w:rsidP="00EF08F7">
      <w:pPr>
        <w:pStyle w:val="1"/>
      </w:pPr>
      <w:r w:rsidRPr="007D18DA">
        <w:t>Централизованная и децентрализованная система</w:t>
      </w:r>
    </w:p>
    <w:p w:rsidR="00BB09C8" w:rsidRPr="007D18DA" w:rsidRDefault="00BB09C8" w:rsidP="00BB09C8">
      <w:pPr>
        <w:spacing w:after="0"/>
        <w:ind w:firstLine="708"/>
        <w:jc w:val="both"/>
      </w:pPr>
      <w:r w:rsidRPr="007D18DA">
        <w:lastRenderedPageBreak/>
        <w:t xml:space="preserve">Независимо от того централизована или децентрализована система её всё равно можно распределить. </w:t>
      </w:r>
    </w:p>
    <w:p w:rsidR="00BB09C8" w:rsidRPr="007D18DA" w:rsidRDefault="00BB09C8" w:rsidP="00BB09C8">
      <w:pPr>
        <w:spacing w:after="0"/>
        <w:ind w:firstLine="708"/>
        <w:jc w:val="both"/>
      </w:pPr>
      <w:r w:rsidRPr="007D18DA">
        <w:t xml:space="preserve">Централизованная распределённая система – это такая </w:t>
      </w:r>
      <w:proofErr w:type="gramStart"/>
      <w:r w:rsidRPr="007D18DA">
        <w:t>система</w:t>
      </w:r>
      <w:proofErr w:type="gramEnd"/>
      <w:r w:rsidRPr="007D18DA">
        <w:t xml:space="preserve"> в которой есть главный узел, ответственный за дроблением задач и данных., а так же распределение нагрузки между узлами.</w:t>
      </w:r>
    </w:p>
    <w:p w:rsidR="00BB09C8" w:rsidRPr="007D18DA" w:rsidRDefault="00BB09C8" w:rsidP="00BB09C8">
      <w:pPr>
        <w:spacing w:after="0"/>
        <w:jc w:val="both"/>
      </w:pPr>
      <w:r w:rsidRPr="007D18DA">
        <w:rPr>
          <w:noProof/>
          <w:lang w:eastAsia="ja-JP"/>
        </w:rPr>
        <w:drawing>
          <wp:inline distT="0" distB="0" distL="0" distR="0" wp14:anchorId="3532FB11" wp14:editId="7FD69A68">
            <wp:extent cx="5940425" cy="3780847"/>
            <wp:effectExtent l="0" t="0" r="3175" b="0"/>
            <wp:docPr id="14" name="Рисунок 14" descr="Отображается файл &quot;7.png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Отображается файл &quot;7.png&quot;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80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9C8" w:rsidRPr="007D18DA" w:rsidRDefault="00BB09C8" w:rsidP="00BB09C8">
      <w:pPr>
        <w:spacing w:after="0"/>
        <w:jc w:val="both"/>
      </w:pPr>
    </w:p>
    <w:p w:rsidR="00BB09C8" w:rsidRPr="007D18DA" w:rsidRDefault="00BB09C8" w:rsidP="00BB09C8">
      <w:pPr>
        <w:spacing w:after="0"/>
        <w:jc w:val="both"/>
      </w:pPr>
      <w:r w:rsidRPr="007D18DA">
        <w:t xml:space="preserve">Децентрализованная распределительная система – это такая система где нет главного узла как такового, но </w:t>
      </w:r>
      <w:proofErr w:type="gramStart"/>
      <w:r w:rsidRPr="007D18DA">
        <w:t>всё таки</w:t>
      </w:r>
      <w:proofErr w:type="gramEnd"/>
      <w:r w:rsidRPr="007D18DA">
        <w:t xml:space="preserve"> вычисления могут быть распределены.</w:t>
      </w:r>
    </w:p>
    <w:p w:rsidR="00BB09C8" w:rsidRPr="007D18DA" w:rsidRDefault="00BB09C8" w:rsidP="00BB09C8">
      <w:pPr>
        <w:spacing w:after="0"/>
        <w:jc w:val="center"/>
      </w:pPr>
      <w:proofErr w:type="spellStart"/>
      <w:r w:rsidRPr="007D18DA">
        <w:t>Децентрализованая</w:t>
      </w:r>
      <w:proofErr w:type="spellEnd"/>
      <w:r w:rsidRPr="007D18DA">
        <w:t xml:space="preserve"> система каждый с каждым.</w:t>
      </w:r>
    </w:p>
    <w:p w:rsidR="00BB09C8" w:rsidRPr="007D18DA" w:rsidRDefault="00BB09C8" w:rsidP="00BB09C8">
      <w:pPr>
        <w:spacing w:after="0"/>
        <w:jc w:val="center"/>
      </w:pPr>
      <w:r w:rsidRPr="007D18DA">
        <w:rPr>
          <w:noProof/>
          <w:lang w:eastAsia="ja-JP"/>
        </w:rPr>
        <w:lastRenderedPageBreak/>
        <w:drawing>
          <wp:inline distT="0" distB="0" distL="0" distR="0" wp14:anchorId="66EE82D0" wp14:editId="671D494A">
            <wp:extent cx="5940425" cy="3299625"/>
            <wp:effectExtent l="0" t="0" r="3175" b="0"/>
            <wp:docPr id="15" name="Рисунок 15" descr="Отображается файл &quot;8.png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Отображается файл &quot;8.png&quot;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9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9C8" w:rsidRPr="007D18DA" w:rsidRDefault="00BB09C8" w:rsidP="00EF08F7">
      <w:pPr>
        <w:pStyle w:val="2"/>
      </w:pPr>
      <w:r w:rsidRPr="007D18DA">
        <w:rPr>
          <w:rStyle w:val="20"/>
        </w:rPr>
        <w:t>Централизованные</w:t>
      </w:r>
      <w:r w:rsidRPr="007D18DA">
        <w:t xml:space="preserve"> системы</w:t>
      </w:r>
    </w:p>
    <w:p w:rsidR="00BB09C8" w:rsidRPr="007D18DA" w:rsidRDefault="00BB09C8" w:rsidP="00BB09C8">
      <w:pPr>
        <w:spacing w:after="0"/>
        <w:jc w:val="both"/>
      </w:pPr>
      <w:r w:rsidRPr="007D18DA">
        <w:tab/>
        <w:t xml:space="preserve">Централизованная система имеет централизованное управление со всеми административными полномочиями. Такие системы легко разрабатывать, поддерживать, навязывать им доверия, но они страдают от многих </w:t>
      </w:r>
      <w:proofErr w:type="spellStart"/>
      <w:r w:rsidRPr="007D18DA">
        <w:t>неоемлимых</w:t>
      </w:r>
      <w:proofErr w:type="spellEnd"/>
      <w:r w:rsidRPr="007D18DA">
        <w:t xml:space="preserve"> ограничений, а </w:t>
      </w:r>
      <w:proofErr w:type="gramStart"/>
      <w:r w:rsidRPr="007D18DA">
        <w:t>именно :</w:t>
      </w:r>
      <w:proofErr w:type="gramEnd"/>
    </w:p>
    <w:p w:rsidR="00BB09C8" w:rsidRPr="007D18DA" w:rsidRDefault="00BB09C8" w:rsidP="00BB09C8">
      <w:pPr>
        <w:spacing w:after="0"/>
        <w:jc w:val="both"/>
      </w:pPr>
      <w:r w:rsidRPr="007D18DA">
        <w:t xml:space="preserve">1) У них есть центральная точка отказа, поэтому они менее стабильны. 2)Они более уязвимы для атаки </w:t>
      </w:r>
      <w:proofErr w:type="gramStart"/>
      <w:r w:rsidRPr="007D18DA">
        <w:t>и следовательно</w:t>
      </w:r>
      <w:proofErr w:type="gramEnd"/>
      <w:r w:rsidRPr="007D18DA">
        <w:t>, менее защищены.</w:t>
      </w:r>
    </w:p>
    <w:p w:rsidR="00BB09C8" w:rsidRPr="007D18DA" w:rsidRDefault="00BB09C8" w:rsidP="00BB09C8">
      <w:pPr>
        <w:spacing w:after="0"/>
        <w:jc w:val="both"/>
      </w:pPr>
      <w:r w:rsidRPr="007D18DA">
        <w:t xml:space="preserve">3) Централизация власти может привести к неэтичным действиям. </w:t>
      </w:r>
    </w:p>
    <w:p w:rsidR="00BB09C8" w:rsidRPr="007D18DA" w:rsidRDefault="00BB09C8" w:rsidP="00BB09C8">
      <w:pPr>
        <w:spacing w:after="0"/>
        <w:jc w:val="both"/>
      </w:pPr>
      <w:r w:rsidRPr="007D18DA">
        <w:rPr>
          <w:noProof/>
          <w:lang w:eastAsia="ja-JP"/>
        </w:rPr>
        <w:drawing>
          <wp:inline distT="0" distB="0" distL="0" distR="0" wp14:anchorId="69919304" wp14:editId="10C1F951">
            <wp:extent cx="5940425" cy="3731372"/>
            <wp:effectExtent l="0" t="0" r="3175" b="2540"/>
            <wp:docPr id="16" name="Рисунок 16" descr="Отображается файл &quot;9.png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Отображается файл &quot;9.png&quot;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31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9C8" w:rsidRPr="007D18DA" w:rsidRDefault="00BB09C8" w:rsidP="00EF08F7">
      <w:pPr>
        <w:pStyle w:val="2"/>
      </w:pPr>
      <w:r w:rsidRPr="007D18DA">
        <w:t xml:space="preserve">ДЕЦЕНТРАЛИЗОВАННЫЕ СИСТЕМЫ </w:t>
      </w:r>
    </w:p>
    <w:p w:rsidR="00BB09C8" w:rsidRPr="007D18DA" w:rsidRDefault="00BB09C8" w:rsidP="00BB09C8">
      <w:pPr>
        <w:spacing w:after="0"/>
        <w:jc w:val="both"/>
      </w:pPr>
      <w:r w:rsidRPr="007D18DA">
        <w:lastRenderedPageBreak/>
        <w:t>Децентрализованные системы не имеют центрального органа управления и каждый ее узел обладает равными полномочиями. Такие системы сложно разрабатывать, поддерживать, управлять или навязывать им доверие.</w:t>
      </w:r>
    </w:p>
    <w:p w:rsidR="00BB09C8" w:rsidRPr="007D18DA" w:rsidRDefault="00BB09C8" w:rsidP="00BB09C8">
      <w:pPr>
        <w:spacing w:after="0"/>
        <w:jc w:val="both"/>
      </w:pPr>
      <w:r w:rsidRPr="007D18DA">
        <w:t>Они не страдают от ограничений обычных централизованных систем.</w:t>
      </w:r>
    </w:p>
    <w:p w:rsidR="00BB09C8" w:rsidRPr="007D18DA" w:rsidRDefault="00BB09C8" w:rsidP="00BB09C8">
      <w:pPr>
        <w:spacing w:after="0"/>
        <w:jc w:val="both"/>
      </w:pPr>
    </w:p>
    <w:p w:rsidR="00BB09C8" w:rsidRPr="007D18DA" w:rsidRDefault="00BB09C8" w:rsidP="00BB09C8">
      <w:pPr>
        <w:spacing w:after="0"/>
        <w:jc w:val="both"/>
      </w:pPr>
      <w:r w:rsidRPr="007D18DA">
        <w:t xml:space="preserve">Децентрализованные системы имеют следующие </w:t>
      </w:r>
      <w:proofErr w:type="spellStart"/>
      <w:r w:rsidRPr="007D18DA">
        <w:t>преимущ</w:t>
      </w:r>
      <w:proofErr w:type="spellEnd"/>
    </w:p>
    <w:p w:rsidR="00BB09C8" w:rsidRPr="007D18DA" w:rsidRDefault="00BB09C8" w:rsidP="00BB09C8">
      <w:pPr>
        <w:spacing w:after="0"/>
        <w:jc w:val="both"/>
      </w:pPr>
      <w:r w:rsidRPr="007D18DA">
        <w:t xml:space="preserve">1) Они не имеют центральной точки отказа, поэтому они наиболее стабильные и </w:t>
      </w:r>
      <w:proofErr w:type="spellStart"/>
      <w:proofErr w:type="gramStart"/>
      <w:r w:rsidRPr="007D18DA">
        <w:t>отказо</w:t>
      </w:r>
      <w:proofErr w:type="spellEnd"/>
      <w:r w:rsidRPr="007D18DA">
        <w:t>-устойчивые</w:t>
      </w:r>
      <w:proofErr w:type="gramEnd"/>
      <w:r w:rsidRPr="007D18DA">
        <w:t xml:space="preserve">. </w:t>
      </w:r>
    </w:p>
    <w:p w:rsidR="00BB09C8" w:rsidRPr="007D18DA" w:rsidRDefault="00BB09C8" w:rsidP="00BB09C8">
      <w:pPr>
        <w:spacing w:after="0"/>
        <w:jc w:val="both"/>
      </w:pPr>
      <w:r w:rsidRPr="007D18DA">
        <w:t>2) Устойчивость к атакам, так как они не имеют центральной точки, доступны для лёгкой атаки и, следовательно, более защищены.</w:t>
      </w:r>
    </w:p>
    <w:p w:rsidR="00BB09C8" w:rsidRPr="007D18DA" w:rsidRDefault="00BB09C8" w:rsidP="00BB09C8">
      <w:pPr>
        <w:spacing w:after="0"/>
        <w:jc w:val="both"/>
      </w:pPr>
      <w:r w:rsidRPr="007D18DA">
        <w:t>3) Представляют собой симметричную систему с равными полномочиями для всех узлов.</w:t>
      </w:r>
    </w:p>
    <w:p w:rsidR="00BB09C8" w:rsidRPr="007D18DA" w:rsidRDefault="00BB09C8" w:rsidP="00BB09C8">
      <w:pPr>
        <w:spacing w:after="0"/>
        <w:jc w:val="both"/>
      </w:pPr>
      <w:r w:rsidRPr="007D18DA">
        <w:rPr>
          <w:noProof/>
          <w:lang w:eastAsia="ja-JP"/>
        </w:rPr>
        <w:drawing>
          <wp:inline distT="0" distB="0" distL="0" distR="0" wp14:anchorId="7C864B60" wp14:editId="47068F7F">
            <wp:extent cx="5092700" cy="3434080"/>
            <wp:effectExtent l="0" t="0" r="0" b="0"/>
            <wp:docPr id="17" name="Рисунок 17" descr="Открыт файл 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Открыт файл 1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0" cy="343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9C8" w:rsidRPr="007D18DA" w:rsidRDefault="00BB09C8" w:rsidP="00BB09C8">
      <w:pPr>
        <w:spacing w:after="0"/>
        <w:jc w:val="both"/>
      </w:pPr>
      <w:r w:rsidRPr="007D18DA">
        <w:t>Ограничения централизованных систем:</w:t>
      </w:r>
    </w:p>
    <w:p w:rsidR="00BB09C8" w:rsidRPr="007D18DA" w:rsidRDefault="00BB09C8" w:rsidP="00BB09C8">
      <w:pPr>
        <w:spacing w:after="0"/>
        <w:jc w:val="both"/>
      </w:pPr>
      <w:r w:rsidRPr="007D18DA">
        <w:t>1) проблема доверия.</w:t>
      </w:r>
    </w:p>
    <w:p w:rsidR="00BB09C8" w:rsidRPr="007D18DA" w:rsidRDefault="00BB09C8" w:rsidP="00BB09C8">
      <w:pPr>
        <w:spacing w:after="0"/>
        <w:jc w:val="both"/>
      </w:pPr>
      <w:r w:rsidRPr="007D18DA">
        <w:t>2) Проблема безопасности</w:t>
      </w:r>
    </w:p>
    <w:p w:rsidR="00BB09C8" w:rsidRPr="007D18DA" w:rsidRDefault="00BB09C8" w:rsidP="00BB09C8">
      <w:pPr>
        <w:spacing w:after="0"/>
        <w:jc w:val="both"/>
      </w:pPr>
      <w:r w:rsidRPr="007D18DA">
        <w:t xml:space="preserve">3) Проблема </w:t>
      </w:r>
      <w:proofErr w:type="spellStart"/>
      <w:r w:rsidRPr="007D18DA">
        <w:t>конфедециальности</w:t>
      </w:r>
      <w:proofErr w:type="spellEnd"/>
    </w:p>
    <w:p w:rsidR="00BB09C8" w:rsidRPr="007D18DA" w:rsidRDefault="00BB09C8" w:rsidP="00BB09C8">
      <w:pPr>
        <w:spacing w:after="0"/>
        <w:jc w:val="both"/>
      </w:pPr>
      <w:r w:rsidRPr="007D18DA">
        <w:t>4) стоимость и временный фактор транзакций</w:t>
      </w:r>
    </w:p>
    <w:p w:rsidR="00BB09C8" w:rsidRPr="007D18DA" w:rsidRDefault="00BB09C8" w:rsidP="00BB09C8">
      <w:pPr>
        <w:spacing w:after="0"/>
        <w:jc w:val="both"/>
      </w:pPr>
      <w:r w:rsidRPr="007D18DA">
        <w:t>Преимущество децентрализованных систем:</w:t>
      </w:r>
    </w:p>
    <w:p w:rsidR="00BB09C8" w:rsidRPr="007D18DA" w:rsidRDefault="00BB09C8" w:rsidP="00BB09C8">
      <w:pPr>
        <w:spacing w:after="0"/>
        <w:jc w:val="both"/>
      </w:pPr>
      <w:r w:rsidRPr="007D18DA">
        <w:t>1) Устранение посредников</w:t>
      </w:r>
    </w:p>
    <w:p w:rsidR="00BB09C8" w:rsidRPr="007D18DA" w:rsidRDefault="00BB09C8" w:rsidP="00BB09C8">
      <w:pPr>
        <w:spacing w:after="0"/>
        <w:jc w:val="both"/>
      </w:pPr>
      <w:r w:rsidRPr="007D18DA">
        <w:t>2) Проверка транзакций</w:t>
      </w:r>
    </w:p>
    <w:p w:rsidR="00BB09C8" w:rsidRPr="007D18DA" w:rsidRDefault="00BB09C8" w:rsidP="00BB09C8">
      <w:pPr>
        <w:spacing w:after="0"/>
        <w:jc w:val="both"/>
      </w:pPr>
      <w:r w:rsidRPr="007D18DA">
        <w:t xml:space="preserve">3) Повышенная </w:t>
      </w:r>
      <w:proofErr w:type="spellStart"/>
      <w:r w:rsidRPr="007D18DA">
        <w:t>безопастность</w:t>
      </w:r>
      <w:proofErr w:type="spellEnd"/>
      <w:r w:rsidRPr="007D18DA">
        <w:t xml:space="preserve"> с меньшими затратами</w:t>
      </w:r>
    </w:p>
    <w:p w:rsidR="00BB09C8" w:rsidRPr="007D18DA" w:rsidRDefault="00BB09C8" w:rsidP="00BB09C8">
      <w:pPr>
        <w:spacing w:after="0"/>
        <w:jc w:val="both"/>
      </w:pPr>
      <w:r w:rsidRPr="007D18DA">
        <w:t>4) Прозрачность</w:t>
      </w:r>
    </w:p>
    <w:p w:rsidR="00BB09C8" w:rsidRPr="007D18DA" w:rsidRDefault="00BB09C8" w:rsidP="00BB09C8">
      <w:pPr>
        <w:spacing w:after="0"/>
        <w:jc w:val="both"/>
      </w:pPr>
      <w:r w:rsidRPr="007D18DA">
        <w:t>5) Отсутствие уязвимого центра и неизменяемости.</w:t>
      </w:r>
    </w:p>
    <w:p w:rsidR="00BB09C8" w:rsidRPr="007D18DA" w:rsidRDefault="00BB09C8" w:rsidP="00EF2566">
      <w:pPr>
        <w:rPr>
          <w:b/>
          <w:lang w:eastAsia="ja-JP"/>
        </w:rPr>
      </w:pPr>
    </w:p>
    <w:p w:rsidR="00E90831" w:rsidRPr="007D18DA" w:rsidRDefault="00E90831" w:rsidP="00EF2566">
      <w:pPr>
        <w:rPr>
          <w:lang w:eastAsia="ja-JP"/>
        </w:rPr>
      </w:pPr>
      <w:r w:rsidRPr="007D18DA">
        <w:rPr>
          <w:noProof/>
          <w:lang w:eastAsia="ja-JP"/>
        </w:rPr>
        <w:lastRenderedPageBreak/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5" name="Прямоугольник 5" descr="Отображается файл &quot;Рисунок 3.png&quot;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BCE7714" id="Прямоугольник 5" o:spid="_x0000_s1026" alt="Отображается файл &quot;Рисунок 3.png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" filled="f" stroked="f">
                <o:lock v:ext="edit" aspectratio="t"/>
                <w10:anchorlock/>
              </v:rect>
            </w:pict>
          </mc:Fallback>
        </mc:AlternateContent>
      </w:r>
      <w:r w:rsidRPr="007D18DA">
        <w:rPr>
          <w:noProof/>
          <w:lang w:eastAsia="ja-JP"/>
        </w:rPr>
        <w:drawing>
          <wp:inline distT="0" distB="0" distL="0" distR="0">
            <wp:extent cx="5940425" cy="2908016"/>
            <wp:effectExtent l="0" t="0" r="3175" b="6985"/>
            <wp:docPr id="6" name="Рисунок 6" descr="Отображается файл &quot;Рисунок 3.png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Отображается файл &quot;Рисунок 3.png&quot;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08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0831" w:rsidRPr="007D18DA" w:rsidRDefault="00E90831" w:rsidP="00E90831">
      <w:pPr>
        <w:ind w:firstLine="0"/>
        <w:rPr>
          <w:lang w:eastAsia="ja-JP"/>
        </w:rPr>
      </w:pPr>
      <w:r w:rsidRPr="007D18DA">
        <w:rPr>
          <w:noProof/>
          <w:lang w:eastAsia="ja-JP"/>
        </w:rPr>
        <w:drawing>
          <wp:inline distT="0" distB="0" distL="0" distR="0">
            <wp:extent cx="5940425" cy="3097145"/>
            <wp:effectExtent l="0" t="0" r="3175" b="8255"/>
            <wp:docPr id="7" name="Рисунок 7" descr="Отображается файл &quot;Рисунок 4.png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Отображается файл &quot;Рисунок 4.png&quot;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9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0831" w:rsidRPr="007D18DA" w:rsidRDefault="00E90831" w:rsidP="00E90831">
      <w:pPr>
        <w:ind w:firstLine="0"/>
        <w:rPr>
          <w:lang w:eastAsia="ja-JP"/>
        </w:rPr>
      </w:pPr>
      <w:r w:rsidRPr="007D18DA">
        <w:rPr>
          <w:noProof/>
          <w:lang w:eastAsia="ja-JP"/>
        </w:rPr>
        <w:drawing>
          <wp:inline distT="0" distB="0" distL="0" distR="0">
            <wp:extent cx="5940425" cy="886410"/>
            <wp:effectExtent l="0" t="0" r="3175" b="9525"/>
            <wp:docPr id="8" name="Рисунок 8" descr="Отображается файл &quot;Рисунок 5.png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Отображается файл &quot;Рисунок 5.png&quot;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8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0831" w:rsidRPr="007D18DA" w:rsidRDefault="00E90831" w:rsidP="00E90831">
      <w:pPr>
        <w:ind w:firstLine="0"/>
        <w:rPr>
          <w:lang w:eastAsia="ja-JP"/>
        </w:rPr>
      </w:pPr>
      <w:r w:rsidRPr="007D18DA">
        <w:rPr>
          <w:noProof/>
          <w:lang w:eastAsia="ja-JP"/>
        </w:rPr>
        <w:lastRenderedPageBreak/>
        <w:drawing>
          <wp:inline distT="0" distB="0" distL="0" distR="0">
            <wp:extent cx="5940425" cy="2298741"/>
            <wp:effectExtent l="0" t="0" r="3175" b="6350"/>
            <wp:docPr id="9" name="Рисунок 9" descr="Отображается файл &quot;Рисунок 6.png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Отображается файл &quot;Рисунок 6.png&quot;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98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B57" w:rsidRPr="007D18DA" w:rsidRDefault="00653B57" w:rsidP="00E90831">
      <w:pPr>
        <w:ind w:firstLine="0"/>
        <w:rPr>
          <w:lang w:eastAsia="ja-JP"/>
        </w:rPr>
      </w:pPr>
      <w:r w:rsidRPr="007D18DA">
        <w:rPr>
          <w:lang w:eastAsia="ja-JP"/>
        </w:rPr>
        <w:t>Данные транзакции блоков не изменяемыми. Все транзакции полностью необратимы</w:t>
      </w:r>
      <w:r w:rsidR="00DC19AF" w:rsidRPr="007D18DA">
        <w:rPr>
          <w:lang w:eastAsia="ja-JP"/>
        </w:rPr>
        <w:t xml:space="preserve">. Любое изменение создаст новую транзакцию, которая будет подтверждена всеми участниками, у каждого участника сети есть своя </w:t>
      </w:r>
      <w:proofErr w:type="spellStart"/>
      <w:r w:rsidR="00DC19AF" w:rsidRPr="007D18DA">
        <w:rPr>
          <w:lang w:eastAsia="ja-JP"/>
        </w:rPr>
        <w:t>уопия</w:t>
      </w:r>
      <w:proofErr w:type="spellEnd"/>
      <w:r w:rsidR="00DC19AF" w:rsidRPr="007D18DA">
        <w:rPr>
          <w:lang w:eastAsia="ja-JP"/>
        </w:rPr>
        <w:t xml:space="preserve"> блокчейна.</w:t>
      </w:r>
    </w:p>
    <w:p w:rsidR="00DC19AF" w:rsidRPr="007D18DA" w:rsidRDefault="00E93CA1" w:rsidP="00E90831">
      <w:pPr>
        <w:ind w:firstLine="0"/>
        <w:rPr>
          <w:lang w:eastAsia="ja-JP"/>
        </w:rPr>
      </w:pPr>
      <w:proofErr w:type="spellStart"/>
      <w:r w:rsidRPr="007D18DA">
        <w:rPr>
          <w:lang w:eastAsia="ja-JP"/>
        </w:rPr>
        <w:t>Центролизованные</w:t>
      </w:r>
      <w:proofErr w:type="spellEnd"/>
      <w:r w:rsidRPr="007D18DA">
        <w:rPr>
          <w:lang w:eastAsia="ja-JP"/>
        </w:rPr>
        <w:t xml:space="preserve"> и децентрализованные системы</w:t>
      </w:r>
    </w:p>
    <w:p w:rsidR="00D41B25" w:rsidRPr="007D18DA" w:rsidRDefault="00D41B25" w:rsidP="00E90831">
      <w:pPr>
        <w:ind w:firstLine="0"/>
        <w:rPr>
          <w:lang w:eastAsia="ja-JP"/>
        </w:rPr>
      </w:pPr>
    </w:p>
    <w:p w:rsidR="00D41B25" w:rsidRPr="007D18DA" w:rsidRDefault="00D41B25" w:rsidP="00D41B25">
      <w:pPr>
        <w:pStyle w:val="1"/>
        <w:rPr>
          <w:lang w:eastAsia="ja-JP"/>
        </w:rPr>
      </w:pPr>
      <w:r w:rsidRPr="007D18DA">
        <w:rPr>
          <w:lang w:eastAsia="ja-JP"/>
        </w:rPr>
        <w:t>Двойное расходование</w:t>
      </w:r>
    </w:p>
    <w:p w:rsidR="00D41B25" w:rsidRPr="007D18DA" w:rsidRDefault="00D41B25" w:rsidP="00D41B25">
      <w:pPr>
        <w:rPr>
          <w:lang w:eastAsia="ja-JP"/>
        </w:rPr>
      </w:pPr>
      <w:r w:rsidRPr="007D18DA">
        <w:rPr>
          <w:lang w:eastAsia="ja-JP"/>
        </w:rPr>
        <w:t xml:space="preserve">Это повторная продажа одних и тех же активов заключается в </w:t>
      </w:r>
      <w:proofErr w:type="gramStart"/>
      <w:r w:rsidRPr="007D18DA">
        <w:rPr>
          <w:lang w:eastAsia="ja-JP"/>
        </w:rPr>
        <w:t>том</w:t>
      </w:r>
      <w:proofErr w:type="gramEnd"/>
      <w:r w:rsidRPr="007D18DA">
        <w:rPr>
          <w:lang w:eastAsia="ja-JP"/>
        </w:rPr>
        <w:t xml:space="preserve"> что сначала продавец </w:t>
      </w:r>
      <w:proofErr w:type="spellStart"/>
      <w:r w:rsidRPr="007D18DA">
        <w:rPr>
          <w:lang w:eastAsia="ja-JP"/>
        </w:rPr>
        <w:t>беждается</w:t>
      </w:r>
      <w:proofErr w:type="spellEnd"/>
      <w:r w:rsidRPr="007D18DA">
        <w:rPr>
          <w:lang w:eastAsia="ja-JP"/>
        </w:rPr>
        <w:t xml:space="preserve"> в проведении транзакции на оплату, после чего передаёт свой товар а после получения товара покупателем создаётся новая транзакция</w:t>
      </w:r>
      <w:r w:rsidR="005537AC" w:rsidRPr="007D18DA">
        <w:rPr>
          <w:lang w:eastAsia="ja-JP"/>
        </w:rPr>
        <w:t>, которая и принимается сетью вместо первой.</w:t>
      </w:r>
      <w:r w:rsidR="00FE7CA8" w:rsidRPr="007D18DA">
        <w:rPr>
          <w:lang w:eastAsia="ja-JP"/>
        </w:rPr>
        <w:t xml:space="preserve"> </w:t>
      </w:r>
    </w:p>
    <w:p w:rsidR="00FE7CA8" w:rsidRPr="007D18DA" w:rsidRDefault="00FE7CA8" w:rsidP="00FE7CA8">
      <w:pPr>
        <w:pStyle w:val="2"/>
        <w:rPr>
          <w:lang w:eastAsia="ja-JP"/>
        </w:rPr>
      </w:pPr>
      <w:r w:rsidRPr="007D18DA">
        <w:rPr>
          <w:lang w:eastAsia="ja-JP"/>
        </w:rPr>
        <w:t>Атака 51%</w:t>
      </w:r>
    </w:p>
    <w:p w:rsidR="00FE7CA8" w:rsidRPr="007D18DA" w:rsidRDefault="00FE7CA8" w:rsidP="00F55A13">
      <w:pPr>
        <w:rPr>
          <w:sz w:val="36"/>
          <w:lang w:eastAsia="ja-JP"/>
        </w:rPr>
      </w:pPr>
      <w:r w:rsidRPr="007D18DA">
        <w:rPr>
          <w:lang w:eastAsia="ja-JP"/>
        </w:rPr>
        <w:t xml:space="preserve">Это атака на блокчейн где субъект или организация где захватывает наибольшую часть узлов, что может привести нарушения работы в сети, в таком случае </w:t>
      </w:r>
      <w:r w:rsidR="00DC695D" w:rsidRPr="007D18DA">
        <w:rPr>
          <w:lang w:eastAsia="ja-JP"/>
        </w:rPr>
        <w:t xml:space="preserve">у злоумышленника будет достаточно мощи чтобы намерено исключать транзакции или изменять их порядок, </w:t>
      </w:r>
      <w:proofErr w:type="spellStart"/>
      <w:r w:rsidR="007D1F22" w:rsidRPr="007D18DA">
        <w:rPr>
          <w:lang w:eastAsia="ja-JP"/>
        </w:rPr>
        <w:t>провоцирруя</w:t>
      </w:r>
      <w:proofErr w:type="spellEnd"/>
      <w:r w:rsidR="007D1F22" w:rsidRPr="007D18DA">
        <w:rPr>
          <w:lang w:eastAsia="ja-JP"/>
        </w:rPr>
        <w:t xml:space="preserve"> </w:t>
      </w:r>
      <w:proofErr w:type="spellStart"/>
      <w:r w:rsidR="007D1F22" w:rsidRPr="007D18DA">
        <w:rPr>
          <w:lang w:eastAsia="ja-JP"/>
        </w:rPr>
        <w:t>роблему</w:t>
      </w:r>
      <w:proofErr w:type="spellEnd"/>
      <w:r w:rsidR="007D1F22" w:rsidRPr="007D18DA">
        <w:rPr>
          <w:lang w:eastAsia="ja-JP"/>
        </w:rPr>
        <w:t xml:space="preserve"> двойного расходования</w:t>
      </w:r>
    </w:p>
    <w:p w:rsidR="00F55A13" w:rsidRPr="007D18DA" w:rsidRDefault="00F55A13" w:rsidP="00F55A13">
      <w:pPr>
        <w:rPr>
          <w:sz w:val="36"/>
          <w:lang w:eastAsia="ja-JP"/>
        </w:rPr>
      </w:pPr>
      <w:r w:rsidRPr="007D18DA">
        <w:rPr>
          <w:color w:val="000000"/>
          <w:szCs w:val="22"/>
        </w:rPr>
        <w:t xml:space="preserve">В системе </w:t>
      </w:r>
      <w:proofErr w:type="spellStart"/>
      <w:r w:rsidRPr="007D18DA">
        <w:rPr>
          <w:color w:val="000000"/>
          <w:szCs w:val="22"/>
        </w:rPr>
        <w:t>биткоин</w:t>
      </w:r>
      <w:proofErr w:type="spellEnd"/>
      <w:r w:rsidRPr="007D18DA">
        <w:rPr>
          <w:color w:val="000000"/>
          <w:szCs w:val="22"/>
        </w:rPr>
        <w:t xml:space="preserve"> нет понятия личного счета это значит что если кто-то совершает транзакцию он использует одну из предыдущих транзакций по которой получит как минимум ту сумму которую тратит сейчас новая транзакция должна быть проверена всеми узлами путем обхода предыдущих </w:t>
      </w:r>
      <w:proofErr w:type="spellStart"/>
      <w:proofErr w:type="gramStart"/>
      <w:r w:rsidRPr="007D18DA">
        <w:rPr>
          <w:color w:val="000000"/>
          <w:szCs w:val="22"/>
        </w:rPr>
        <w:t>транзакций,чтобы</w:t>
      </w:r>
      <w:proofErr w:type="spellEnd"/>
      <w:proofErr w:type="gramEnd"/>
      <w:r w:rsidRPr="007D18DA">
        <w:rPr>
          <w:color w:val="000000"/>
          <w:szCs w:val="22"/>
        </w:rPr>
        <w:t xml:space="preserve"> определить является ли она допустимой транзакцией.</w:t>
      </w:r>
    </w:p>
    <w:p w:rsidR="00EA357E" w:rsidRPr="007D18DA" w:rsidRDefault="00EA357E" w:rsidP="00E90831">
      <w:pPr>
        <w:ind w:firstLine="0"/>
        <w:rPr>
          <w:sz w:val="36"/>
          <w:lang w:eastAsia="ja-JP"/>
        </w:rPr>
      </w:pPr>
    </w:p>
    <w:p w:rsidR="00EA357E" w:rsidRPr="007D18DA" w:rsidRDefault="00F55A13" w:rsidP="00F55A13">
      <w:pPr>
        <w:pStyle w:val="1"/>
        <w:rPr>
          <w:lang w:eastAsia="ja-JP"/>
        </w:rPr>
      </w:pPr>
      <w:r w:rsidRPr="007D18DA">
        <w:rPr>
          <w:lang w:val="en-US" w:eastAsia="ja-JP"/>
        </w:rPr>
        <w:t>SMART</w:t>
      </w:r>
      <w:r w:rsidRPr="007D18DA">
        <w:rPr>
          <w:lang w:eastAsia="ja-JP"/>
        </w:rPr>
        <w:t xml:space="preserve"> контракт</w:t>
      </w:r>
    </w:p>
    <w:p w:rsidR="00404D90" w:rsidRPr="007D18DA" w:rsidRDefault="00404D90" w:rsidP="00A44320">
      <w:r w:rsidRPr="007D18DA">
        <w:rPr>
          <w:lang w:eastAsia="ja-JP"/>
        </w:rPr>
        <w:lastRenderedPageBreak/>
        <w:t>Умный контракт – это особый тип учётной записи с исполняемым кодом и частными состояниями</w:t>
      </w:r>
      <w:r w:rsidRPr="007D18DA">
        <w:t xml:space="preserve">. Состояние системы обновляется </w:t>
      </w:r>
      <w:r w:rsidRPr="007D18DA">
        <w:rPr>
          <w:color w:val="000000"/>
        </w:rPr>
        <w:t>если при получении транзакции сработал код умного контракта</w:t>
      </w:r>
      <w:r w:rsidR="00A44320" w:rsidRPr="007D18DA">
        <w:rPr>
          <w:color w:val="000000"/>
        </w:rPr>
        <w:t>. Блок обычно содержит несколько транзакций и несколько смарт контрактов.</w:t>
      </w:r>
      <w:r w:rsidR="00A44320" w:rsidRPr="007D18DA">
        <w:rPr>
          <w:color w:val="000000"/>
        </w:rPr>
        <w:tab/>
      </w:r>
    </w:p>
    <w:p w:rsidR="00F55A13" w:rsidRPr="007D18DA" w:rsidRDefault="00A44320" w:rsidP="00F55A13">
      <w:pPr>
        <w:rPr>
          <w:lang w:eastAsia="ja-JP"/>
        </w:rPr>
      </w:pPr>
      <w:r w:rsidRPr="007D18DA">
        <w:rPr>
          <w:lang w:eastAsia="ja-JP"/>
        </w:rPr>
        <w:t xml:space="preserve">В мире </w:t>
      </w:r>
      <w:proofErr w:type="spellStart"/>
      <w:r w:rsidRPr="007D18DA">
        <w:rPr>
          <w:lang w:eastAsia="ja-JP"/>
        </w:rPr>
        <w:t>криптовалют</w:t>
      </w:r>
      <w:proofErr w:type="spellEnd"/>
      <w:r w:rsidRPr="007D18DA">
        <w:rPr>
          <w:lang w:eastAsia="ja-JP"/>
        </w:rPr>
        <w:t xml:space="preserve"> это </w:t>
      </w:r>
      <w:proofErr w:type="gramStart"/>
      <w:r w:rsidRPr="007D18DA">
        <w:rPr>
          <w:lang w:eastAsia="ja-JP"/>
        </w:rPr>
        <w:t>приложение</w:t>
      </w:r>
      <w:proofErr w:type="gramEnd"/>
      <w:r w:rsidRPr="007D18DA">
        <w:rPr>
          <w:lang w:eastAsia="ja-JP"/>
        </w:rPr>
        <w:t xml:space="preserve"> работающее на блокчейне. Оно выступает в качестве цифрового соглашения</w:t>
      </w:r>
      <w:r w:rsidR="0064524D" w:rsidRPr="007D18DA">
        <w:rPr>
          <w:lang w:eastAsia="ja-JP"/>
        </w:rPr>
        <w:t xml:space="preserve">, </w:t>
      </w:r>
      <w:proofErr w:type="spellStart"/>
      <w:r w:rsidR="0064524D" w:rsidRPr="007D18DA">
        <w:rPr>
          <w:lang w:eastAsia="ja-JP"/>
        </w:rPr>
        <w:t>п</w:t>
      </w:r>
      <w:r w:rsidR="00DE43CC" w:rsidRPr="007D18DA">
        <w:rPr>
          <w:lang w:eastAsia="ja-JP"/>
        </w:rPr>
        <w:t>одкриплённые</w:t>
      </w:r>
      <w:proofErr w:type="spellEnd"/>
      <w:r w:rsidR="00DE43CC" w:rsidRPr="007D18DA">
        <w:rPr>
          <w:lang w:eastAsia="ja-JP"/>
        </w:rPr>
        <w:t xml:space="preserve"> правилами. Эти правила</w:t>
      </w:r>
      <w:r w:rsidR="0064524D" w:rsidRPr="007D18DA">
        <w:rPr>
          <w:lang w:eastAsia="ja-JP"/>
        </w:rPr>
        <w:t xml:space="preserve"> </w:t>
      </w:r>
      <w:proofErr w:type="spellStart"/>
      <w:r w:rsidR="0064524D" w:rsidRPr="007D18DA">
        <w:rPr>
          <w:lang w:eastAsia="ja-JP"/>
        </w:rPr>
        <w:t>подкрипляются</w:t>
      </w:r>
      <w:proofErr w:type="spellEnd"/>
      <w:r w:rsidR="0064524D" w:rsidRPr="007D18DA">
        <w:rPr>
          <w:lang w:eastAsia="ja-JP"/>
        </w:rPr>
        <w:t xml:space="preserve"> компьютерным кодом, которые копируют и обрабатывают все узлы сети. </w:t>
      </w:r>
    </w:p>
    <w:p w:rsidR="0064524D" w:rsidRPr="007D18DA" w:rsidRDefault="0064524D" w:rsidP="0064524D">
      <w:pPr>
        <w:pStyle w:val="1"/>
        <w:rPr>
          <w:lang w:val="en-US" w:eastAsia="ja-JP"/>
        </w:rPr>
      </w:pPr>
      <w:r w:rsidRPr="007D18DA">
        <w:rPr>
          <w:lang w:val="en-US" w:eastAsia="ja-JP"/>
        </w:rPr>
        <w:t>Node</w:t>
      </w:r>
    </w:p>
    <w:p w:rsidR="0064524D" w:rsidRDefault="0064524D" w:rsidP="003502F6">
      <w:pPr>
        <w:rPr>
          <w:color w:val="000000"/>
          <w:szCs w:val="22"/>
        </w:rPr>
      </w:pPr>
      <w:r w:rsidRPr="007D18DA">
        <w:rPr>
          <w:lang w:val="en-US"/>
        </w:rPr>
        <w:t>SMART</w:t>
      </w:r>
      <w:r w:rsidRPr="007D18DA">
        <w:t xml:space="preserve"> контракты позволяют создавать протоколы, не требующие доверия. Это означает, что обе стороны могут взаимодействовать. Без необходимости доверять друг другу</w:t>
      </w:r>
      <w:r w:rsidR="007D18DA" w:rsidRPr="007D18DA">
        <w:t xml:space="preserve">. </w:t>
      </w:r>
      <w:r w:rsidR="007D18DA" w:rsidRPr="007D18DA">
        <w:rPr>
          <w:color w:val="000000"/>
        </w:rPr>
        <w:t xml:space="preserve"> Участники процесса могут быть уверены, что не соблюдения условий контракта приведет </w:t>
      </w:r>
      <w:proofErr w:type="gramStart"/>
      <w:r w:rsidR="007D18DA" w:rsidRPr="00136EF0">
        <w:rPr>
          <w:color w:val="000000"/>
          <w:sz w:val="36"/>
        </w:rPr>
        <w:t xml:space="preserve">к </w:t>
      </w:r>
      <w:r w:rsidR="00136EF0" w:rsidRPr="00136EF0">
        <w:rPr>
          <w:color w:val="000000"/>
          <w:szCs w:val="22"/>
        </w:rPr>
        <w:t> аннулированию</w:t>
      </w:r>
      <w:proofErr w:type="gramEnd"/>
      <w:r w:rsidR="00136EF0" w:rsidRPr="00136EF0">
        <w:rPr>
          <w:color w:val="000000"/>
          <w:szCs w:val="22"/>
        </w:rPr>
        <w:t xml:space="preserve"> также использование избавляют от необходимости в посредниках (Значительно уменьшают расходы на операцию)</w:t>
      </w:r>
      <w:r w:rsidR="00136EF0">
        <w:rPr>
          <w:color w:val="000000"/>
          <w:szCs w:val="22"/>
        </w:rPr>
        <w:t>.</w:t>
      </w:r>
    </w:p>
    <w:p w:rsidR="00B11F6F" w:rsidRDefault="003502F6" w:rsidP="003502F6">
      <w:pPr>
        <w:rPr>
          <w:color w:val="000000"/>
          <w:szCs w:val="22"/>
          <w:lang w:val="en-US"/>
        </w:rPr>
      </w:pPr>
      <w:r>
        <w:rPr>
          <w:color w:val="000000"/>
          <w:szCs w:val="22"/>
        </w:rPr>
        <w:t>Существует два вида криптографии</w:t>
      </w:r>
      <w:r w:rsidR="00A6198C">
        <w:rPr>
          <w:color w:val="000000"/>
          <w:szCs w:val="22"/>
          <w:lang w:val="en-US"/>
        </w:rPr>
        <w:t>:</w:t>
      </w:r>
    </w:p>
    <w:p w:rsidR="00A6198C" w:rsidRDefault="00A46705" w:rsidP="003502F6">
      <w:pPr>
        <w:rPr>
          <w:color w:val="000000"/>
          <w:szCs w:val="22"/>
        </w:rPr>
      </w:pPr>
      <w:proofErr w:type="spellStart"/>
      <w:r>
        <w:rPr>
          <w:color w:val="000000"/>
          <w:szCs w:val="22"/>
        </w:rPr>
        <w:t>Симмитричный</w:t>
      </w:r>
      <w:proofErr w:type="spellEnd"/>
      <w:r>
        <w:rPr>
          <w:color w:val="000000"/>
          <w:szCs w:val="22"/>
        </w:rPr>
        <w:t xml:space="preserve"> ключ</w:t>
      </w:r>
    </w:p>
    <w:p w:rsidR="000C558A" w:rsidRDefault="000C558A" w:rsidP="003502F6">
      <w:pPr>
        <w:rPr>
          <w:sz w:val="36"/>
        </w:rPr>
      </w:pPr>
      <w:r>
        <w:rPr>
          <w:noProof/>
          <w:lang w:eastAsia="ja-JP"/>
        </w:rPr>
        <w:drawing>
          <wp:inline distT="0" distB="0" distL="0" distR="0">
            <wp:extent cx="5458550" cy="1457738"/>
            <wp:effectExtent l="0" t="0" r="0" b="9525"/>
            <wp:docPr id="18" name="Рисунок 18" descr="Отображается файл &quot;Канал связи для криптографии с симетричным ключом.png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Отображается файл &quot;Канал связи для криптографии с симетричным ключом.png&quot;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299" cy="1459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C7D" w:rsidRDefault="006B1D03" w:rsidP="003502F6">
      <w:pPr>
        <w:rPr>
          <w:noProof/>
          <w:lang w:eastAsia="ja-JP"/>
        </w:rPr>
      </w:pPr>
      <w:r>
        <w:rPr>
          <w:noProof/>
          <w:lang w:eastAsia="ja-JP"/>
        </w:rPr>
        <w:t>1</w:t>
      </w:r>
      <w:r w:rsidR="00577C7D">
        <w:rPr>
          <w:noProof/>
          <w:lang w:eastAsia="ja-JP"/>
        </w:rPr>
        <w:drawing>
          <wp:inline distT="0" distB="0" distL="0" distR="0">
            <wp:extent cx="5314660" cy="2717918"/>
            <wp:effectExtent l="0" t="0" r="635" b="6350"/>
            <wp:docPr id="19" name="Рисунок 19" descr="Отображается файл &quot;Криптография с симетричным ключом пример.png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Отображается файл &quot;Криптография с симетричным ключом пример.png&quot;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871" cy="2720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2139" w:rsidRDefault="00382139" w:rsidP="003502F6">
      <w:pPr>
        <w:rPr>
          <w:sz w:val="36"/>
          <w:lang w:val="en-US"/>
        </w:rPr>
      </w:pPr>
      <w:bookmarkStart w:id="5" w:name="_GoBack"/>
      <w:r>
        <w:rPr>
          <w:noProof/>
          <w:lang w:eastAsia="ja-JP"/>
        </w:rPr>
        <w:lastRenderedPageBreak/>
        <w:drawing>
          <wp:inline distT="0" distB="0" distL="0" distR="0">
            <wp:extent cx="5940425" cy="3921222"/>
            <wp:effectExtent l="0" t="0" r="3175" b="3175"/>
            <wp:docPr id="20" name="Рисунок 20" descr="Отображается файл &quot;Криптография с симетричным ключом схема.png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Отображается файл &quot;Криптография с симетричным ключом схема.png&quot;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21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"/>
    </w:p>
    <w:p w:rsidR="00E62B55" w:rsidRDefault="00E62B55" w:rsidP="003502F6">
      <w:pPr>
        <w:rPr>
          <w:sz w:val="36"/>
        </w:rPr>
      </w:pPr>
      <w:proofErr w:type="spellStart"/>
      <w:r>
        <w:rPr>
          <w:sz w:val="36"/>
        </w:rPr>
        <w:t>Хэш</w:t>
      </w:r>
      <w:proofErr w:type="spellEnd"/>
      <w:r>
        <w:rPr>
          <w:sz w:val="36"/>
        </w:rPr>
        <w:t xml:space="preserve"> – это </w:t>
      </w:r>
      <w:proofErr w:type="gramStart"/>
      <w:r>
        <w:rPr>
          <w:sz w:val="36"/>
        </w:rPr>
        <w:t>уникальная  строка</w:t>
      </w:r>
      <w:proofErr w:type="gramEnd"/>
      <w:r>
        <w:rPr>
          <w:sz w:val="36"/>
        </w:rPr>
        <w:t xml:space="preserve"> фиксированной длинны</w:t>
      </w:r>
      <w:r w:rsidR="000F55CD">
        <w:rPr>
          <w:sz w:val="36"/>
        </w:rPr>
        <w:t>.</w:t>
      </w:r>
    </w:p>
    <w:p w:rsidR="000F55CD" w:rsidRPr="00E62B55" w:rsidRDefault="000F55CD" w:rsidP="003502F6">
      <w:pPr>
        <w:rPr>
          <w:sz w:val="36"/>
        </w:rPr>
      </w:pPr>
      <w:r>
        <w:rPr>
          <w:sz w:val="36"/>
        </w:rPr>
        <w:t>Это функция которая относит</w:t>
      </w:r>
    </w:p>
    <w:sectPr w:rsidR="000F55CD" w:rsidRPr="00E62B5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0000000000000000000"/>
    <w:charset w:val="8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9C056C"/>
    <w:multiLevelType w:val="hybridMultilevel"/>
    <w:tmpl w:val="010EBD26"/>
    <w:lvl w:ilvl="0" w:tplc="9506A3B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51B83467"/>
    <w:multiLevelType w:val="hybridMultilevel"/>
    <w:tmpl w:val="08E0C8FC"/>
    <w:lvl w:ilvl="0" w:tplc="E99A757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7DB551F2"/>
    <w:multiLevelType w:val="hybridMultilevel"/>
    <w:tmpl w:val="CBC863C6"/>
    <w:lvl w:ilvl="0" w:tplc="BD0026E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Artyom Lisovski">
    <w15:presenceInfo w15:providerId="Windows Live" w15:userId="8c6177d54c43ac5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4"/>
  <w:proofState w:spelling="clean" w:grammar="clean"/>
  <w:attachedTemplate r:id="rId1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6CAA"/>
    <w:rsid w:val="00032805"/>
    <w:rsid w:val="00035581"/>
    <w:rsid w:val="000B4775"/>
    <w:rsid w:val="000C558A"/>
    <w:rsid w:val="000F55CD"/>
    <w:rsid w:val="0010258A"/>
    <w:rsid w:val="00136EF0"/>
    <w:rsid w:val="001838EB"/>
    <w:rsid w:val="001D5C6E"/>
    <w:rsid w:val="002C2E04"/>
    <w:rsid w:val="003069DE"/>
    <w:rsid w:val="00344ECC"/>
    <w:rsid w:val="003502F6"/>
    <w:rsid w:val="00382139"/>
    <w:rsid w:val="00384BD4"/>
    <w:rsid w:val="00390C78"/>
    <w:rsid w:val="003B3621"/>
    <w:rsid w:val="003D5A3F"/>
    <w:rsid w:val="00404D90"/>
    <w:rsid w:val="00406CB2"/>
    <w:rsid w:val="00424C3F"/>
    <w:rsid w:val="00426CAA"/>
    <w:rsid w:val="004271D9"/>
    <w:rsid w:val="00467698"/>
    <w:rsid w:val="004E191B"/>
    <w:rsid w:val="005537AC"/>
    <w:rsid w:val="00577C7D"/>
    <w:rsid w:val="00596E7B"/>
    <w:rsid w:val="0064524D"/>
    <w:rsid w:val="00653B57"/>
    <w:rsid w:val="006B1D03"/>
    <w:rsid w:val="00750115"/>
    <w:rsid w:val="007960DE"/>
    <w:rsid w:val="007D18DA"/>
    <w:rsid w:val="007D1F22"/>
    <w:rsid w:val="00886BFC"/>
    <w:rsid w:val="008C2B5D"/>
    <w:rsid w:val="00902B6F"/>
    <w:rsid w:val="00910F1D"/>
    <w:rsid w:val="0092281C"/>
    <w:rsid w:val="00A44320"/>
    <w:rsid w:val="00A46705"/>
    <w:rsid w:val="00A6198C"/>
    <w:rsid w:val="00A61A34"/>
    <w:rsid w:val="00A935C7"/>
    <w:rsid w:val="00AA311E"/>
    <w:rsid w:val="00AD73B0"/>
    <w:rsid w:val="00AD7B10"/>
    <w:rsid w:val="00B11F6F"/>
    <w:rsid w:val="00B60F13"/>
    <w:rsid w:val="00B62EA6"/>
    <w:rsid w:val="00B83D2C"/>
    <w:rsid w:val="00B975FF"/>
    <w:rsid w:val="00BB09C8"/>
    <w:rsid w:val="00BB5AC7"/>
    <w:rsid w:val="00BC2C01"/>
    <w:rsid w:val="00BE7140"/>
    <w:rsid w:val="00C53C48"/>
    <w:rsid w:val="00C732D2"/>
    <w:rsid w:val="00C86F2E"/>
    <w:rsid w:val="00CC7AFF"/>
    <w:rsid w:val="00CE0BB9"/>
    <w:rsid w:val="00D20B3F"/>
    <w:rsid w:val="00D41B25"/>
    <w:rsid w:val="00D64964"/>
    <w:rsid w:val="00DA0AB6"/>
    <w:rsid w:val="00DC19AF"/>
    <w:rsid w:val="00DC695D"/>
    <w:rsid w:val="00DE43CC"/>
    <w:rsid w:val="00E177A0"/>
    <w:rsid w:val="00E62B55"/>
    <w:rsid w:val="00E90831"/>
    <w:rsid w:val="00E93CA1"/>
    <w:rsid w:val="00EA357E"/>
    <w:rsid w:val="00EF08F7"/>
    <w:rsid w:val="00EF2566"/>
    <w:rsid w:val="00EF3A18"/>
    <w:rsid w:val="00F3248F"/>
    <w:rsid w:val="00F53E91"/>
    <w:rsid w:val="00F55A13"/>
    <w:rsid w:val="00F626B8"/>
    <w:rsid w:val="00F916AD"/>
    <w:rsid w:val="00FD2F55"/>
    <w:rsid w:val="00FE7CA8"/>
    <w:rsid w:val="00FF4B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66862D"/>
  <w15:chartTrackingRefBased/>
  <w15:docId w15:val="{7781DB79-9B19-424D-8FC5-AA0B4EFEF7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MS Mincho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838EB"/>
    <w:pPr>
      <w:ind w:firstLine="709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D20B3F"/>
    <w:pPr>
      <w:ind w:firstLine="0"/>
      <w:jc w:val="center"/>
      <w:outlineLvl w:val="0"/>
    </w:pPr>
    <w:rPr>
      <w:sz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D20B3F"/>
    <w:pPr>
      <w:outlineLvl w:val="1"/>
    </w:pPr>
    <w:rPr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20B3F"/>
    <w:rPr>
      <w:rFonts w:ascii="Times New Roman" w:hAnsi="Times New Roman" w:cs="Times New Roman"/>
      <w:sz w:val="32"/>
      <w:szCs w:val="28"/>
    </w:rPr>
  </w:style>
  <w:style w:type="character" w:customStyle="1" w:styleId="20">
    <w:name w:val="Заголовок 2 Знак"/>
    <w:basedOn w:val="a0"/>
    <w:link w:val="2"/>
    <w:uiPriority w:val="9"/>
    <w:rsid w:val="00D20B3F"/>
    <w:rPr>
      <w:rFonts w:ascii="Times New Roman" w:hAnsi="Times New Roman" w:cs="Times New Roman"/>
      <w:sz w:val="28"/>
      <w:szCs w:val="28"/>
    </w:rPr>
  </w:style>
  <w:style w:type="paragraph" w:styleId="a3">
    <w:name w:val="caption"/>
    <w:basedOn w:val="a"/>
    <w:next w:val="a"/>
    <w:uiPriority w:val="35"/>
    <w:unhideWhenUsed/>
    <w:qFormat/>
    <w:rsid w:val="00B975FF"/>
    <w:pPr>
      <w:spacing w:after="200" w:line="240" w:lineRule="auto"/>
      <w:ind w:firstLine="0"/>
      <w:jc w:val="center"/>
    </w:pPr>
    <w:rPr>
      <w:iCs/>
      <w:color w:val="000000" w:themeColor="text1"/>
      <w:sz w:val="22"/>
      <w:szCs w:val="18"/>
    </w:rPr>
  </w:style>
  <w:style w:type="paragraph" w:styleId="a4">
    <w:name w:val="Balloon Text"/>
    <w:basedOn w:val="a"/>
    <w:link w:val="a5"/>
    <w:uiPriority w:val="99"/>
    <w:semiHidden/>
    <w:unhideWhenUsed/>
    <w:rsid w:val="00EF3A1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EF3A18"/>
    <w:rPr>
      <w:rFonts w:ascii="Segoe UI" w:hAnsi="Segoe UI" w:cs="Segoe UI"/>
      <w:sz w:val="18"/>
      <w:szCs w:val="18"/>
    </w:rPr>
  </w:style>
  <w:style w:type="paragraph" w:styleId="a6">
    <w:name w:val="List Paragraph"/>
    <w:basedOn w:val="a"/>
    <w:uiPriority w:val="34"/>
    <w:qFormat/>
    <w:rsid w:val="00F3248F"/>
    <w:pPr>
      <w:ind w:left="720"/>
      <w:contextualSpacing/>
    </w:pPr>
  </w:style>
  <w:style w:type="paragraph" w:styleId="a7">
    <w:name w:val="Revision"/>
    <w:hidden/>
    <w:uiPriority w:val="99"/>
    <w:semiHidden/>
    <w:rsid w:val="00EF08F7"/>
    <w:pPr>
      <w:spacing w:after="0" w:line="240" w:lineRule="auto"/>
    </w:pPr>
    <w:rPr>
      <w:rFonts w:ascii="Times New Roman" w:hAnsi="Times New Roman" w:cs="Times New Roman"/>
      <w:sz w:val="28"/>
      <w:szCs w:val="28"/>
    </w:rPr>
  </w:style>
  <w:style w:type="paragraph" w:styleId="a8">
    <w:name w:val="No Spacing"/>
    <w:uiPriority w:val="1"/>
    <w:qFormat/>
    <w:rsid w:val="00F55A13"/>
    <w:pPr>
      <w:spacing w:after="0" w:line="240" w:lineRule="auto"/>
      <w:ind w:firstLine="709"/>
    </w:pPr>
    <w:rPr>
      <w:rFonts w:ascii="Times New Roman" w:hAnsi="Times New Roman" w:cs="Times New Roman"/>
      <w:sz w:val="28"/>
      <w:szCs w:val="28"/>
    </w:rPr>
  </w:style>
  <w:style w:type="paragraph" w:styleId="a9">
    <w:name w:val="Normal (Web)"/>
    <w:basedOn w:val="a"/>
    <w:uiPriority w:val="99"/>
    <w:unhideWhenUsed/>
    <w:rsid w:val="00404D90"/>
    <w:pPr>
      <w:spacing w:before="100" w:beforeAutospacing="1" w:after="100" w:afterAutospacing="1" w:line="240" w:lineRule="auto"/>
      <w:ind w:firstLine="0"/>
    </w:pPr>
    <w:rPr>
      <w:rFonts w:eastAsia="Times New Roman"/>
      <w:sz w:val="24"/>
      <w:szCs w:val="24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716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4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microsoft.com/office/2011/relationships/people" Target="peop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WORK\materials\PythonCrypto\CRYPTO%20NOTBOOK.do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CRYPTO NOTBOOK.dotm</Template>
  <TotalTime>331</TotalTime>
  <Pages>13</Pages>
  <Words>1265</Words>
  <Characters>7215</Characters>
  <Application>Microsoft Office Word</Application>
  <DocSecurity>0</DocSecurity>
  <Lines>60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Artyom Lisovski</dc:creator>
  <cp:keywords/>
  <dc:description/>
  <cp:lastModifiedBy>Artyom Lisovski</cp:lastModifiedBy>
  <cp:revision>6</cp:revision>
  <dcterms:created xsi:type="dcterms:W3CDTF">2023-01-18T11:04:00Z</dcterms:created>
  <dcterms:modified xsi:type="dcterms:W3CDTF">2023-02-04T09:57:00Z</dcterms:modified>
</cp:coreProperties>
</file>