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7BC3E4" w14:textId="3296AC68" w:rsidR="008D7FCF" w:rsidRPr="00303694" w:rsidRDefault="009031B6" w:rsidP="00526B54">
      <w:pPr>
        <w:pStyle w:val="1"/>
      </w:pPr>
      <w:r w:rsidRPr="00303694">
        <w:t>ПРАКТИЧЕСКАЯ РАБОТА</w:t>
      </w:r>
      <w:r w:rsidR="001C2AD1" w:rsidRPr="00303694">
        <w:t xml:space="preserve"> </w:t>
      </w:r>
      <w:r w:rsidRPr="00303694">
        <w:t>№1</w:t>
      </w:r>
    </w:p>
    <w:p w14:paraId="7C16F584" w14:textId="77777777" w:rsidR="009031B6" w:rsidRPr="00303694" w:rsidRDefault="009031B6" w:rsidP="009031B6">
      <w:pPr>
        <w:jc w:val="center"/>
      </w:pPr>
      <w:r w:rsidRPr="00303694">
        <w:t>«Условные конструкции и операторы выбора»</w:t>
      </w:r>
    </w:p>
    <w:p w14:paraId="17D5B42E" w14:textId="77777777" w:rsidR="009031B6" w:rsidRPr="00303694" w:rsidRDefault="009031B6" w:rsidP="009031B6">
      <w:r w:rsidRPr="00303694">
        <w:t>Цель работы: Научиться работать с условными конструкциями и операторами выбора.</w:t>
      </w:r>
    </w:p>
    <w:p w14:paraId="7C6DF97C" w14:textId="01831BC9" w:rsidR="009031B6" w:rsidRPr="00303694" w:rsidRDefault="009031B6" w:rsidP="00083F6A">
      <w:pPr>
        <w:pStyle w:val="2"/>
      </w:pPr>
      <w:r w:rsidRPr="00303694">
        <w:t>Программа №</w:t>
      </w:r>
      <w:r w:rsidR="00A532FF">
        <w:t xml:space="preserve"> </w:t>
      </w:r>
      <w:r w:rsidRPr="00303694">
        <w:t>1</w:t>
      </w:r>
    </w:p>
    <w:p w14:paraId="220913C4" w14:textId="6E540389" w:rsidR="009031B6" w:rsidRPr="00303694" w:rsidRDefault="009031B6" w:rsidP="009031B6">
      <w:r w:rsidRPr="00303694">
        <w:t>Дано целое число. Если оно является положительным, то прибавить к нему 1; в противном случае не изменять его. Вывести полученное число.</w:t>
      </w:r>
    </w:p>
    <w:p w14:paraId="2818813A" w14:textId="567B9FAA" w:rsidR="0077423D" w:rsidRPr="00303694" w:rsidRDefault="0077423D" w:rsidP="009031B6">
      <w:r w:rsidRPr="00303694">
        <w:t>Сначала пользователь вводит число и в зависимости от того, больше оно нуля или нет, мы выведем его таким же или увеличенным на единицу.</w:t>
      </w:r>
    </w:p>
    <w:p w14:paraId="4B6178E0" w14:textId="77777777" w:rsidR="00A5231C" w:rsidRPr="00303694" w:rsidRDefault="00A5231C" w:rsidP="009031B6"/>
    <w:p w14:paraId="41787782" w14:textId="77777777" w:rsidR="004E39EF" w:rsidRPr="00303694" w:rsidRDefault="00692F04" w:rsidP="00253F8C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2D5A1EA8" wp14:editId="7556E91F">
            <wp:extent cx="3086531" cy="724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316" w14:textId="7203A113" w:rsidR="00A94CFD" w:rsidRPr="00303694" w:rsidRDefault="004E39EF" w:rsidP="00253F8C">
      <w:pPr>
        <w:pStyle w:val="a3"/>
      </w:pPr>
      <w:r w:rsidRPr="00303694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</w:t>
      </w:r>
      <w:r>
        <w:rPr>
          <w:noProof/>
        </w:rPr>
        <w:fldChar w:fldCharType="end"/>
      </w:r>
      <w:r w:rsidRPr="00303694">
        <w:t xml:space="preserve"> – Ввод</w:t>
      </w:r>
    </w:p>
    <w:p w14:paraId="3EE2700E" w14:textId="77777777" w:rsidR="004E39EF" w:rsidRPr="00303694" w:rsidRDefault="004E39EF" w:rsidP="00253F8C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5C554CAF" wp14:editId="4F6BB64E">
            <wp:extent cx="3867690" cy="105742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EBE" w14:textId="1426AFCF" w:rsidR="004E39EF" w:rsidRPr="00303694" w:rsidRDefault="004E39EF" w:rsidP="00253F8C">
      <w:pPr>
        <w:pStyle w:val="a3"/>
      </w:pPr>
      <w:r w:rsidRPr="00303694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</w:t>
      </w:r>
      <w:r>
        <w:rPr>
          <w:noProof/>
        </w:rPr>
        <w:fldChar w:fldCharType="end"/>
      </w:r>
      <w:r w:rsidR="00C5378D" w:rsidRPr="00303694">
        <w:t xml:space="preserve"> – </w:t>
      </w:r>
      <w:r w:rsidRPr="00303694">
        <w:t>Блок проверки переменной</w:t>
      </w:r>
    </w:p>
    <w:p w14:paraId="1C695366" w14:textId="77777777" w:rsidR="00C5378D" w:rsidRPr="00303694" w:rsidRDefault="00C5378D" w:rsidP="00253F8C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2D236F3B" wp14:editId="436EF536">
            <wp:extent cx="2638793" cy="84784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44C6" w14:textId="14597277" w:rsidR="0077423D" w:rsidRDefault="00C5378D" w:rsidP="00253F8C">
      <w:pPr>
        <w:pStyle w:val="a3"/>
      </w:pPr>
      <w:r w:rsidRPr="00303694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</w:t>
      </w:r>
      <w:r>
        <w:rPr>
          <w:noProof/>
        </w:rPr>
        <w:fldChar w:fldCharType="end"/>
      </w:r>
      <w:r w:rsidRPr="00303694">
        <w:t xml:space="preserve"> – Вывод на консоль</w:t>
      </w:r>
    </w:p>
    <w:p w14:paraId="414A3300" w14:textId="28F86129" w:rsidR="000F0087" w:rsidRDefault="000F0087" w:rsidP="000F0087">
      <w:r>
        <w:t>Результат работы:</w:t>
      </w:r>
    </w:p>
    <w:p w14:paraId="6880B2F4" w14:textId="77777777" w:rsidR="00E636B9" w:rsidRDefault="000F0087" w:rsidP="00E636B9">
      <w:pPr>
        <w:pStyle w:val="a4"/>
      </w:pPr>
      <w:r w:rsidRPr="000F0087">
        <w:rPr>
          <w:noProof/>
          <w:lang w:eastAsia="ru-RU"/>
        </w:rPr>
        <w:drawing>
          <wp:inline distT="0" distB="0" distL="0" distR="0" wp14:anchorId="73633A03" wp14:editId="40B569B8">
            <wp:extent cx="1467055" cy="42868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66A" w14:textId="21E4176C" w:rsidR="000F0087" w:rsidRPr="00E636B9" w:rsidRDefault="00E636B9" w:rsidP="00E636B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</w:t>
      </w:r>
      <w:r>
        <w:rPr>
          <w:noProof/>
        </w:rPr>
        <w:fldChar w:fldCharType="end"/>
      </w:r>
      <w:r>
        <w:t xml:space="preserve"> – Условие выполнилось</w:t>
      </w:r>
    </w:p>
    <w:p w14:paraId="7D80B228" w14:textId="77777777" w:rsidR="00E636B9" w:rsidRDefault="000F0087" w:rsidP="00E636B9">
      <w:pPr>
        <w:pStyle w:val="a4"/>
      </w:pPr>
      <w:r w:rsidRPr="000F0087">
        <w:rPr>
          <w:noProof/>
          <w:lang w:eastAsia="ru-RU"/>
        </w:rPr>
        <w:drawing>
          <wp:inline distT="0" distB="0" distL="0" distR="0" wp14:anchorId="5676D04B" wp14:editId="2721BF4A">
            <wp:extent cx="1505160" cy="58110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68EE" w14:textId="5477E1DE" w:rsidR="000F0087" w:rsidRPr="00E636B9" w:rsidRDefault="00E636B9" w:rsidP="00E636B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</w:t>
      </w:r>
      <w:r>
        <w:rPr>
          <w:noProof/>
        </w:rPr>
        <w:fldChar w:fldCharType="end"/>
      </w:r>
      <w:r w:rsidRPr="00E636B9">
        <w:t xml:space="preserve"> –</w:t>
      </w:r>
      <w:r>
        <w:t xml:space="preserve"> Условие не выполнилось</w:t>
      </w:r>
    </w:p>
    <w:p w14:paraId="1A361813" w14:textId="4B6D6C9F" w:rsidR="0077423D" w:rsidRPr="00303694" w:rsidRDefault="00EE34BA" w:rsidP="00083F6A">
      <w:pPr>
        <w:pStyle w:val="2"/>
      </w:pPr>
      <w:r>
        <w:t>Программа</w:t>
      </w:r>
      <w:r w:rsidR="0077423D" w:rsidRPr="00303694">
        <w:t xml:space="preserve"> №</w:t>
      </w:r>
      <w:r w:rsidR="00A532FF">
        <w:t xml:space="preserve"> </w:t>
      </w:r>
      <w:r w:rsidR="0077423D" w:rsidRPr="00303694">
        <w:t>2</w:t>
      </w:r>
    </w:p>
    <w:p w14:paraId="1C49261F" w14:textId="77777777" w:rsidR="00303694" w:rsidRPr="00303694" w:rsidRDefault="00303694" w:rsidP="00303694">
      <w:r w:rsidRPr="00303694">
        <w:t>Дано целое число. Если оно является положительным, то прибавить к</w:t>
      </w:r>
    </w:p>
    <w:p w14:paraId="3D484216" w14:textId="77777777" w:rsidR="00303694" w:rsidRPr="00303694" w:rsidRDefault="00303694" w:rsidP="00303694">
      <w:pPr>
        <w:ind w:firstLine="0"/>
      </w:pPr>
      <w:r w:rsidRPr="00303694">
        <w:lastRenderedPageBreak/>
        <w:t>нему 1; если отрицательным, то вычесть из него 2; если нулевым, то</w:t>
      </w:r>
    </w:p>
    <w:p w14:paraId="4AFB5D59" w14:textId="12D9EC61" w:rsidR="0077423D" w:rsidRDefault="00303694" w:rsidP="00303694">
      <w:pPr>
        <w:ind w:firstLine="0"/>
      </w:pPr>
      <w:r w:rsidRPr="00303694">
        <w:t>заменить его на 10. Вывести полученное число.</w:t>
      </w:r>
    </w:p>
    <w:p w14:paraId="4D4DFF75" w14:textId="308018EE" w:rsidR="002D03BE" w:rsidRPr="008C6C4A" w:rsidRDefault="002D03BE" w:rsidP="002D03BE">
      <w:r>
        <w:t xml:space="preserve">Пользователь вводит число. Если число положительное, то мы увеличиваем введённое число на 1, если </w:t>
      </w:r>
      <w:r w:rsidR="00A532FF">
        <w:t xml:space="preserve">оно меньше нуля, </w:t>
      </w:r>
      <w:r w:rsidR="008C6C4A">
        <w:t>то выведется число, из которого вычли 2, а в ином же случае – заменим значение переменной на 10.</w:t>
      </w:r>
    </w:p>
    <w:p w14:paraId="798CC246" w14:textId="77777777" w:rsidR="00303694" w:rsidRDefault="00303694" w:rsidP="00253F8C">
      <w:pPr>
        <w:pStyle w:val="a4"/>
      </w:pPr>
      <w:r w:rsidRPr="00303694">
        <w:rPr>
          <w:noProof/>
          <w:lang w:eastAsia="ru-RU"/>
        </w:rPr>
        <w:drawing>
          <wp:inline distT="0" distB="0" distL="0" distR="0" wp14:anchorId="1C70CAD4" wp14:editId="022C6C1A">
            <wp:extent cx="5940425" cy="11982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39E2" w14:textId="6ACC9F58" w:rsidR="00303694" w:rsidRPr="00253F8C" w:rsidRDefault="00303694" w:rsidP="00253F8C">
      <w:pPr>
        <w:pStyle w:val="a3"/>
      </w:pPr>
      <w:r w:rsidRPr="00253F8C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</w:t>
      </w:r>
      <w:r>
        <w:rPr>
          <w:noProof/>
        </w:rPr>
        <w:fldChar w:fldCharType="end"/>
      </w:r>
      <w:r w:rsidR="00253F8C" w:rsidRPr="00253F8C">
        <w:t xml:space="preserve"> – Ввод и проверка числа на положительное</w:t>
      </w:r>
    </w:p>
    <w:p w14:paraId="2F0206A3" w14:textId="722F1738" w:rsidR="00253F8C" w:rsidRDefault="00A532FF" w:rsidP="00253F8C">
      <w:pPr>
        <w:pStyle w:val="a4"/>
      </w:pPr>
      <w:r w:rsidRPr="00A532FF">
        <w:rPr>
          <w:noProof/>
          <w:lang w:eastAsia="ru-RU"/>
        </w:rPr>
        <w:drawing>
          <wp:inline distT="0" distB="0" distL="0" distR="0" wp14:anchorId="010AB3E9" wp14:editId="139AA254">
            <wp:extent cx="5940425" cy="7556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8506" w14:textId="4F70774C" w:rsidR="00253F8C" w:rsidRDefault="00253F8C" w:rsidP="00253F8C">
      <w:pPr>
        <w:pStyle w:val="a3"/>
      </w:pPr>
      <w:r w:rsidRPr="00253F8C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</w:t>
      </w:r>
      <w:r>
        <w:rPr>
          <w:noProof/>
        </w:rPr>
        <w:fldChar w:fldCharType="end"/>
      </w:r>
      <w:r>
        <w:t xml:space="preserve"> – </w:t>
      </w:r>
      <w:r w:rsidR="009A2763">
        <w:t>Условие для отрицательного числа</w:t>
      </w:r>
    </w:p>
    <w:p w14:paraId="29FFE3E0" w14:textId="77777777" w:rsidR="009A2763" w:rsidRDefault="009A2763" w:rsidP="009A2763">
      <w:pPr>
        <w:pStyle w:val="a4"/>
      </w:pPr>
      <w:r w:rsidRPr="009A2763">
        <w:rPr>
          <w:noProof/>
          <w:lang w:eastAsia="ru-RU"/>
        </w:rPr>
        <w:drawing>
          <wp:inline distT="0" distB="0" distL="0" distR="0" wp14:anchorId="1F7DBEDE" wp14:editId="36100338">
            <wp:extent cx="4620270" cy="131463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C5F9" w14:textId="14E5227A" w:rsidR="00A532FF" w:rsidRDefault="009A2763" w:rsidP="00253F8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8</w:t>
      </w:r>
      <w:r>
        <w:rPr>
          <w:noProof/>
        </w:rPr>
        <w:fldChar w:fldCharType="end"/>
      </w:r>
      <w:r>
        <w:t xml:space="preserve"> – Блок для всех остальных случаев</w:t>
      </w:r>
    </w:p>
    <w:p w14:paraId="0C823BDF" w14:textId="671E1924" w:rsidR="000F0087" w:rsidRDefault="000F0087" w:rsidP="003578AD">
      <w:r>
        <w:t>Результат работы:</w:t>
      </w:r>
    </w:p>
    <w:p w14:paraId="39D4B661" w14:textId="77777777" w:rsidR="00832317" w:rsidRDefault="000F0087" w:rsidP="00832317">
      <w:pPr>
        <w:pStyle w:val="a4"/>
        <w:spacing w:line="360" w:lineRule="auto"/>
      </w:pPr>
      <w:r w:rsidRPr="000F0087">
        <w:rPr>
          <w:noProof/>
          <w:lang w:eastAsia="ru-RU"/>
        </w:rPr>
        <w:drawing>
          <wp:inline distT="0" distB="0" distL="0" distR="0" wp14:anchorId="17E1E20F" wp14:editId="0855BB95">
            <wp:extent cx="2015490" cy="60941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8061" b="12128"/>
                    <a:stretch/>
                  </pic:blipFill>
                  <pic:spPr bwMode="auto">
                    <a:xfrm>
                      <a:off x="0" y="0"/>
                      <a:ext cx="2035193" cy="615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55DD" w14:textId="598EAB7F" w:rsidR="003578AD" w:rsidRPr="003578AD" w:rsidRDefault="00832317" w:rsidP="0083231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9</w:t>
      </w:r>
      <w:r>
        <w:rPr>
          <w:noProof/>
        </w:rPr>
        <w:fldChar w:fldCharType="end"/>
      </w:r>
      <w:r w:rsidR="00E636B9">
        <w:t xml:space="preserve"> – Условие 1</w:t>
      </w:r>
    </w:p>
    <w:p w14:paraId="56A1DEC6" w14:textId="77777777" w:rsidR="00832317" w:rsidRDefault="000F0087" w:rsidP="00832317">
      <w:pPr>
        <w:pStyle w:val="a4"/>
        <w:spacing w:line="360" w:lineRule="auto"/>
      </w:pPr>
      <w:r w:rsidRPr="000F0087">
        <w:rPr>
          <w:noProof/>
          <w:lang w:eastAsia="ru-RU"/>
        </w:rPr>
        <w:drawing>
          <wp:inline distT="0" distB="0" distL="0" distR="0" wp14:anchorId="3CE31BEA" wp14:editId="0179413A">
            <wp:extent cx="2015573" cy="59055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0421" cy="5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1F1B" w14:textId="2175776F" w:rsidR="000F0087" w:rsidRDefault="00832317" w:rsidP="0083231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10</w:t>
      </w:r>
      <w:r>
        <w:rPr>
          <w:noProof/>
        </w:rPr>
        <w:fldChar w:fldCharType="end"/>
      </w:r>
      <w:r w:rsidR="00E636B9">
        <w:t xml:space="preserve"> – Условие 2</w:t>
      </w:r>
    </w:p>
    <w:p w14:paraId="581FF446" w14:textId="77777777" w:rsidR="003578AD" w:rsidRDefault="000F0087" w:rsidP="003578AD">
      <w:pPr>
        <w:pStyle w:val="a4"/>
        <w:spacing w:line="360" w:lineRule="auto"/>
      </w:pPr>
      <w:r w:rsidRPr="000F0087">
        <w:rPr>
          <w:noProof/>
          <w:lang w:eastAsia="ru-RU"/>
        </w:rPr>
        <w:lastRenderedPageBreak/>
        <w:drawing>
          <wp:inline distT="0" distB="0" distL="0" distR="0" wp14:anchorId="50574EC7" wp14:editId="6AB2F504">
            <wp:extent cx="2015490" cy="704849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588" cy="7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4F8C" w14:textId="0CE37614" w:rsidR="000F0087" w:rsidRPr="000F0087" w:rsidRDefault="003578AD" w:rsidP="003578A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11</w:t>
      </w:r>
      <w:r>
        <w:rPr>
          <w:noProof/>
        </w:rPr>
        <w:fldChar w:fldCharType="end"/>
      </w:r>
      <w:r w:rsidR="00E636B9">
        <w:t xml:space="preserve"> – Все остальные случаи</w:t>
      </w:r>
    </w:p>
    <w:p w14:paraId="772A71C5" w14:textId="77777777" w:rsidR="000F0087" w:rsidRDefault="00A532FF" w:rsidP="00083F6A">
      <w:pPr>
        <w:pStyle w:val="2"/>
      </w:pPr>
      <w:r>
        <w:t>Программа № 3</w:t>
      </w:r>
    </w:p>
    <w:p w14:paraId="632DD355" w14:textId="77777777" w:rsidR="00C977B6" w:rsidRDefault="000F0087" w:rsidP="00C977B6">
      <w:r>
        <w:t>Даны три переменные вещественного типа: A, B, C. Если их значения упорядочены по возрастанию, то удвоить их; в противном случае заменить значение каждой переменной на противоположное. Вывести новые значения переменных A, B, C</w:t>
      </w:r>
      <w:r w:rsidR="00C977B6">
        <w:t>.</w:t>
      </w:r>
    </w:p>
    <w:p w14:paraId="2DD0A534" w14:textId="049EC0DC" w:rsidR="00C977B6" w:rsidRPr="008C6C4A" w:rsidRDefault="00C977B6" w:rsidP="00C977B6">
      <w:r>
        <w:t>Реализуем стандартный ввод.</w:t>
      </w:r>
      <w:r w:rsidR="008C6C4A">
        <w:t xml:space="preserve"> Если значения переменных упорядочены по возрастанию</w:t>
      </w:r>
      <w:r w:rsidR="00C501BA">
        <w:t>, то выведем их умноженными на 2, иначе вывести их инвертированными.</w:t>
      </w:r>
    </w:p>
    <w:p w14:paraId="6C16F2AE" w14:textId="77777777" w:rsidR="00C977B6" w:rsidRDefault="00C977B6" w:rsidP="00C977B6">
      <w:pPr>
        <w:pStyle w:val="a4"/>
      </w:pPr>
      <w:r w:rsidRPr="00C977B6">
        <w:rPr>
          <w:noProof/>
          <w:lang w:eastAsia="ru-RU"/>
        </w:rPr>
        <w:drawing>
          <wp:inline distT="0" distB="0" distL="0" distR="0" wp14:anchorId="3917BAF0" wp14:editId="5B8767AB">
            <wp:extent cx="2874873" cy="122697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739" cy="12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F95E" w14:textId="0BF4E9AC" w:rsidR="00C977B6" w:rsidRDefault="00C977B6" w:rsidP="00C977B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12</w:t>
      </w:r>
      <w:r>
        <w:rPr>
          <w:noProof/>
        </w:rPr>
        <w:fldChar w:fldCharType="end"/>
      </w:r>
      <w:r>
        <w:t xml:space="preserve"> – </w:t>
      </w:r>
      <w:r w:rsidR="00796D2C">
        <w:t>Пользовательский ввод</w:t>
      </w:r>
    </w:p>
    <w:p w14:paraId="7681373E" w14:textId="4D1482A0" w:rsidR="00C977B6" w:rsidRDefault="008C6C4A" w:rsidP="00C977B6">
      <w:pPr>
        <w:pStyle w:val="a4"/>
      </w:pPr>
      <w:r w:rsidRPr="008C6C4A">
        <w:rPr>
          <w:noProof/>
          <w:lang w:eastAsia="ru-RU"/>
        </w:rPr>
        <w:drawing>
          <wp:inline distT="0" distB="0" distL="0" distR="0" wp14:anchorId="5B0CAB51" wp14:editId="1C74EF7E">
            <wp:extent cx="5940425" cy="643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8D1" w14:textId="0FB1C816" w:rsidR="00C977B6" w:rsidRDefault="00C977B6" w:rsidP="00C977B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13</w:t>
      </w:r>
      <w:r>
        <w:rPr>
          <w:noProof/>
        </w:rPr>
        <w:fldChar w:fldCharType="end"/>
      </w:r>
      <w:r w:rsidR="00E43EF6">
        <w:t xml:space="preserve"> – Вывод при условии задачи</w:t>
      </w:r>
    </w:p>
    <w:p w14:paraId="1828747B" w14:textId="77777777" w:rsidR="00C977B6" w:rsidRDefault="00C977B6" w:rsidP="00D62DB6">
      <w:pPr>
        <w:pStyle w:val="a4"/>
      </w:pPr>
      <w:r w:rsidRPr="00C977B6">
        <w:rPr>
          <w:noProof/>
          <w:lang w:eastAsia="ru-RU"/>
        </w:rPr>
        <w:drawing>
          <wp:inline distT="0" distB="0" distL="0" distR="0" wp14:anchorId="00B129F4" wp14:editId="222207A1">
            <wp:extent cx="3233319" cy="1300622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488" cy="13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22E" w14:textId="13CB1C2F" w:rsidR="00C977B6" w:rsidRDefault="00C977B6" w:rsidP="00C977B6">
      <w:pPr>
        <w:pStyle w:val="a3"/>
      </w:pPr>
      <w:r w:rsidRPr="00C977B6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14</w:t>
      </w:r>
      <w:r>
        <w:rPr>
          <w:noProof/>
        </w:rPr>
        <w:fldChar w:fldCharType="end"/>
      </w:r>
      <w:r w:rsidR="00E43EF6">
        <w:t xml:space="preserve"> – Блок иначе</w:t>
      </w:r>
    </w:p>
    <w:p w14:paraId="1FF807C8" w14:textId="77777777" w:rsidR="00EE34BA" w:rsidRDefault="00EE34BA" w:rsidP="00EE34BA">
      <w:r>
        <w:t>Результат работы:</w:t>
      </w:r>
    </w:p>
    <w:p w14:paraId="7E420B9A" w14:textId="13389585" w:rsidR="003578AD" w:rsidRDefault="008C6C4A" w:rsidP="003578AD">
      <w:pPr>
        <w:pStyle w:val="a4"/>
      </w:pPr>
      <w:r w:rsidRPr="008C6C4A">
        <w:rPr>
          <w:noProof/>
          <w:lang w:eastAsia="ru-RU"/>
        </w:rPr>
        <w:lastRenderedPageBreak/>
        <w:drawing>
          <wp:inline distT="0" distB="0" distL="0" distR="0" wp14:anchorId="1DD24D83" wp14:editId="14806528">
            <wp:extent cx="899747" cy="12163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2879" cy="12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C4A">
        <w:rPr>
          <w:noProof/>
          <w:lang w:eastAsia="ru-RU"/>
        </w:rPr>
        <w:drawing>
          <wp:inline distT="0" distB="0" distL="0" distR="0" wp14:anchorId="7CCCD78B" wp14:editId="5016283D">
            <wp:extent cx="904875" cy="1214880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2213" cy="1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CEC" w14:textId="5F0570CB" w:rsidR="00EE34BA" w:rsidRDefault="003578AD" w:rsidP="003578AD">
      <w:pPr>
        <w:pStyle w:val="a3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15</w:t>
      </w:r>
      <w:r>
        <w:rPr>
          <w:noProof/>
        </w:rPr>
        <w:fldChar w:fldCharType="end"/>
      </w:r>
      <w:r>
        <w:t xml:space="preserve"> – Результат работы в </w:t>
      </w:r>
      <w:r w:rsidR="008C6C4A">
        <w:t>обоих</w:t>
      </w:r>
      <w:r>
        <w:t xml:space="preserve"> условиях</w:t>
      </w:r>
    </w:p>
    <w:p w14:paraId="5AAFF81B" w14:textId="4F72A7B4" w:rsidR="00EE34BA" w:rsidRDefault="00EE34BA" w:rsidP="00083F6A">
      <w:pPr>
        <w:pStyle w:val="2"/>
      </w:pPr>
      <w:r>
        <w:t>Программа № 4</w:t>
      </w:r>
    </w:p>
    <w:p w14:paraId="271FD20D" w14:textId="189A156C" w:rsidR="00EE34BA" w:rsidRDefault="00EE34BA" w:rsidP="00EE34BA">
      <w:r w:rsidRPr="00EE34BA">
        <w:t>Разработайте программу, запрашивающую у пользователя букву латинского алфавита.</w:t>
      </w:r>
      <w:r>
        <w:t xml:space="preserve"> </w:t>
      </w:r>
      <w:r w:rsidRPr="00EE34BA">
        <w:t>Если введенная буква входит в следующий список (a, e, i, o или u), необходимо вывести сообщение о том,</w:t>
      </w:r>
      <w:r>
        <w:t xml:space="preserve"> </w:t>
      </w:r>
      <w:r w:rsidRPr="00EE34BA">
        <w:t>что эта буква гласная. Если была введена буква y, программа должна написать,</w:t>
      </w:r>
      <w:r>
        <w:t xml:space="preserve"> </w:t>
      </w:r>
      <w:r w:rsidRPr="00EE34BA">
        <w:t>что эта буква может быть как гласной, так и согласной. Во всех других случаях должно выводиться сообщение о том,</w:t>
      </w:r>
      <w:r>
        <w:t xml:space="preserve"> </w:t>
      </w:r>
      <w:r w:rsidRPr="00EE34BA">
        <w:t>что введена согласная буква</w:t>
      </w:r>
      <w:r>
        <w:t>.</w:t>
      </w:r>
    </w:p>
    <w:p w14:paraId="422A2579" w14:textId="354D9341" w:rsidR="00EE34BA" w:rsidRPr="00432D4A" w:rsidRDefault="00EE34BA" w:rsidP="00EE34BA">
      <w:r>
        <w:t xml:space="preserve">Пользователь вводит число. </w:t>
      </w:r>
      <w:r w:rsidR="00967246">
        <w:t>Если это гласные латинского алфавита, то вывести сообщение «</w:t>
      </w:r>
      <w:r w:rsidR="003578AD">
        <w:t>э</w:t>
      </w:r>
      <w:r w:rsidR="00967246">
        <w:t>то гласная»</w:t>
      </w:r>
      <w:r w:rsidR="003578AD">
        <w:t xml:space="preserve">, для </w:t>
      </w:r>
      <w:r w:rsidR="003578AD">
        <w:rPr>
          <w:lang w:val="en-US"/>
        </w:rPr>
        <w:t>y</w:t>
      </w:r>
      <w:r w:rsidR="00432D4A">
        <w:t xml:space="preserve"> «</w:t>
      </w:r>
      <w:r w:rsidR="00432D4A" w:rsidRPr="00432D4A">
        <w:t>эта буква может быть как гласной, так и согласной</w:t>
      </w:r>
      <w:r w:rsidR="00432D4A">
        <w:t>», а для всех остальных «</w:t>
      </w:r>
      <w:r w:rsidR="00432D4A" w:rsidRPr="00432D4A">
        <w:t>это согласная</w:t>
      </w:r>
      <w:r w:rsidR="00432D4A">
        <w:t>».</w:t>
      </w:r>
    </w:p>
    <w:p w14:paraId="02D5F489" w14:textId="228EF2FC" w:rsidR="003578AD" w:rsidRDefault="003578AD" w:rsidP="003578AD">
      <w:pPr>
        <w:pStyle w:val="a4"/>
      </w:pPr>
      <w:bookmarkStart w:id="0" w:name="_Hlk114605289"/>
      <w:r w:rsidRPr="003578AD">
        <w:rPr>
          <w:noProof/>
          <w:lang w:eastAsia="ru-RU"/>
        </w:rPr>
        <w:drawing>
          <wp:inline distT="0" distB="0" distL="0" distR="0" wp14:anchorId="19FF644E" wp14:editId="75B7CE96">
            <wp:extent cx="3496163" cy="2381582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7D81" w14:textId="16D1228E" w:rsidR="00EE34BA" w:rsidRDefault="003578AD" w:rsidP="003578A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16</w:t>
      </w:r>
      <w:r>
        <w:rPr>
          <w:noProof/>
        </w:rPr>
        <w:fldChar w:fldCharType="end"/>
      </w:r>
      <w:r w:rsidR="00D62DB6">
        <w:t xml:space="preserve"> – Ввод буквы и </w:t>
      </w:r>
      <w:r w:rsidR="00432D4A">
        <w:t>сравнение их с заданными</w:t>
      </w:r>
    </w:p>
    <w:bookmarkEnd w:id="0"/>
    <w:p w14:paraId="551F9DE3" w14:textId="0544710E" w:rsidR="003578AD" w:rsidRDefault="00832317" w:rsidP="00832317">
      <w:pPr>
        <w:pStyle w:val="a4"/>
      </w:pPr>
      <w:r w:rsidRPr="00832317">
        <w:rPr>
          <w:noProof/>
          <w:lang w:eastAsia="ru-RU"/>
        </w:rPr>
        <w:drawing>
          <wp:inline distT="0" distB="0" distL="0" distR="0" wp14:anchorId="2DB1CAE1" wp14:editId="63EAF8EF">
            <wp:extent cx="5940425" cy="1085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2AA" w14:textId="05898A43" w:rsidR="00EE34BA" w:rsidRPr="00E636B9" w:rsidRDefault="003578AD" w:rsidP="003578AD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17</w:t>
      </w:r>
      <w:r>
        <w:rPr>
          <w:noProof/>
        </w:rPr>
        <w:fldChar w:fldCharType="end"/>
      </w:r>
      <w:r w:rsidR="00E636B9">
        <w:t xml:space="preserve"> – Исключение для </w:t>
      </w:r>
      <w:r w:rsidR="00E636B9">
        <w:rPr>
          <w:lang w:val="en-US"/>
        </w:rPr>
        <w:t>y</w:t>
      </w:r>
    </w:p>
    <w:p w14:paraId="59C95EE6" w14:textId="37C253B3" w:rsidR="003578AD" w:rsidRDefault="00832317" w:rsidP="003578AD">
      <w:pPr>
        <w:pStyle w:val="a4"/>
      </w:pPr>
      <w:r w:rsidRPr="00832317">
        <w:rPr>
          <w:noProof/>
          <w:lang w:eastAsia="ru-RU"/>
        </w:rPr>
        <w:lastRenderedPageBreak/>
        <w:drawing>
          <wp:inline distT="0" distB="0" distL="0" distR="0" wp14:anchorId="66370E70" wp14:editId="6931D4EC">
            <wp:extent cx="3667637" cy="571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C601" w14:textId="0F5B1B6C" w:rsidR="00EE34BA" w:rsidRPr="00AB0636" w:rsidRDefault="003578AD" w:rsidP="003578A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18</w:t>
      </w:r>
      <w:r>
        <w:rPr>
          <w:noProof/>
        </w:rPr>
        <w:fldChar w:fldCharType="end"/>
      </w:r>
      <w:r w:rsidR="00E636B9" w:rsidRPr="00F632A1">
        <w:t xml:space="preserve"> </w:t>
      </w:r>
      <w:r w:rsidR="00AB0636">
        <w:t>–</w:t>
      </w:r>
      <w:r w:rsidR="00E636B9" w:rsidRPr="00F632A1">
        <w:t xml:space="preserve"> </w:t>
      </w:r>
      <w:r w:rsidR="00AB0636">
        <w:t>Для согласных</w:t>
      </w:r>
    </w:p>
    <w:p w14:paraId="055ECA9E" w14:textId="77777777" w:rsidR="00EE34BA" w:rsidRDefault="00EE34BA" w:rsidP="00EE34BA">
      <w:r>
        <w:t>Результат работы:</w:t>
      </w:r>
    </w:p>
    <w:p w14:paraId="3F5A99BD" w14:textId="3AFF4DC7" w:rsidR="00832317" w:rsidRDefault="00967246" w:rsidP="00327885">
      <w:pPr>
        <w:pStyle w:val="a4"/>
      </w:pPr>
      <w:r w:rsidRPr="00967246">
        <w:rPr>
          <w:noProof/>
          <w:lang w:eastAsia="ru-RU"/>
        </w:rPr>
        <w:drawing>
          <wp:inline distT="0" distB="0" distL="0" distR="0" wp14:anchorId="29154BB5" wp14:editId="31062377">
            <wp:extent cx="1810003" cy="5715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>
        <w:t xml:space="preserve"> </w:t>
      </w:r>
      <w:r w:rsidR="00327885" w:rsidRPr="00967246">
        <w:rPr>
          <w:noProof/>
          <w:lang w:eastAsia="ru-RU"/>
        </w:rPr>
        <w:drawing>
          <wp:inline distT="0" distB="0" distL="0" distR="0" wp14:anchorId="37C9B56B" wp14:editId="50419AA5">
            <wp:extent cx="1631290" cy="4953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5077" cy="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>
        <w:t xml:space="preserve"> </w:t>
      </w:r>
      <w:r w:rsidR="00327885" w:rsidRPr="00967246">
        <w:rPr>
          <w:noProof/>
          <w:lang w:eastAsia="ru-RU"/>
        </w:rPr>
        <w:drawing>
          <wp:inline distT="0" distB="0" distL="0" distR="0" wp14:anchorId="781930BD" wp14:editId="60680880">
            <wp:extent cx="1467055" cy="45726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BF3" w14:textId="2E07CBBA" w:rsidR="00832317" w:rsidRPr="00832317" w:rsidRDefault="00832317" w:rsidP="00327885">
      <w:pPr>
        <w:pStyle w:val="a3"/>
        <w:ind w:left="708" w:firstLine="708"/>
        <w:jc w:val="both"/>
        <w:rPr>
          <w:noProof/>
        </w:rPr>
      </w:pPr>
      <w:r w:rsidRPr="00832317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19</w:t>
      </w:r>
      <w:r>
        <w:rPr>
          <w:noProof/>
        </w:rPr>
        <w:fldChar w:fldCharType="end"/>
      </w:r>
      <w:r w:rsidRPr="00832317">
        <w:t xml:space="preserve"> </w:t>
      </w:r>
      <w:r w:rsidR="00327885">
        <w:t>–</w:t>
      </w:r>
      <w:r w:rsidRPr="00832317">
        <w:t xml:space="preserve"> a</w:t>
      </w:r>
      <w:r w:rsidR="00327885">
        <w:tab/>
      </w:r>
      <w:r w:rsidR="00327885">
        <w:tab/>
      </w:r>
      <w:r w:rsidR="00327885">
        <w:tab/>
      </w:r>
      <w:r w:rsidRPr="00832317">
        <w:t>Рисунок</w:t>
      </w:r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20</w:t>
      </w:r>
      <w:r>
        <w:rPr>
          <w:noProof/>
        </w:rPr>
        <w:fldChar w:fldCharType="end"/>
      </w:r>
      <w:r w:rsidRPr="00832317">
        <w:t xml:space="preserve"> – </w:t>
      </w:r>
      <w:r>
        <w:rPr>
          <w:lang w:val="en-US"/>
        </w:rPr>
        <w:t>o</w:t>
      </w:r>
      <w:r w:rsidRPr="00832317">
        <w:t xml:space="preserve"> </w:t>
      </w:r>
      <w:r w:rsidR="00327885">
        <w:tab/>
        <w:t xml:space="preserve">        </w:t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21</w:t>
      </w:r>
      <w:r>
        <w:rPr>
          <w:noProof/>
        </w:rPr>
        <w:fldChar w:fldCharType="end"/>
      </w:r>
      <w:r w:rsidRPr="00832317">
        <w:t xml:space="preserve"> – </w:t>
      </w:r>
      <w:r>
        <w:rPr>
          <w:lang w:val="en-US"/>
        </w:rPr>
        <w:t>e</w:t>
      </w:r>
    </w:p>
    <w:p w14:paraId="5EB4D934" w14:textId="61173D38" w:rsidR="00832317" w:rsidRDefault="00967246" w:rsidP="00832317">
      <w:pPr>
        <w:pStyle w:val="a4"/>
      </w:pPr>
      <w:r w:rsidRPr="00967246">
        <w:rPr>
          <w:noProof/>
          <w:lang w:eastAsia="ru-RU"/>
        </w:rPr>
        <w:drawing>
          <wp:inline distT="0" distB="0" distL="0" distR="0" wp14:anchorId="32EE553E" wp14:editId="7C48F6F9">
            <wp:extent cx="1838582" cy="523948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885" w:rsidRPr="00967246">
        <w:rPr>
          <w:noProof/>
          <w:lang w:eastAsia="ru-RU"/>
        </w:rPr>
        <w:drawing>
          <wp:inline distT="0" distB="0" distL="0" distR="0" wp14:anchorId="53947DF6" wp14:editId="02B1206F">
            <wp:extent cx="1600423" cy="51442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110" w14:textId="603D15E6" w:rsidR="00832317" w:rsidRDefault="00327885" w:rsidP="00327885">
      <w:pPr>
        <w:pStyle w:val="a3"/>
      </w:pPr>
      <w:r>
        <w:t xml:space="preserve">      </w:t>
      </w:r>
      <w:r w:rsidR="00832317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22</w:t>
      </w:r>
      <w:r>
        <w:rPr>
          <w:noProof/>
        </w:rPr>
        <w:fldChar w:fldCharType="end"/>
      </w:r>
      <w:r w:rsidR="00832317" w:rsidRPr="00832317">
        <w:t xml:space="preserve"> – </w:t>
      </w:r>
      <w:r w:rsidR="00832317">
        <w:rPr>
          <w:lang w:val="en-US"/>
        </w:rPr>
        <w:t>u</w:t>
      </w:r>
      <w:r>
        <w:tab/>
      </w:r>
      <w:r>
        <w:tab/>
        <w:t xml:space="preserve"> 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23</w:t>
      </w:r>
      <w:r>
        <w:rPr>
          <w:noProof/>
        </w:rPr>
        <w:fldChar w:fldCharType="end"/>
      </w:r>
      <w:r>
        <w:rPr>
          <w:lang w:val="en-US"/>
        </w:rPr>
        <w:t xml:space="preserve"> – i</w:t>
      </w:r>
    </w:p>
    <w:p w14:paraId="32F784A8" w14:textId="77777777" w:rsidR="00FA5567" w:rsidRDefault="00FA5567" w:rsidP="00FA5567">
      <w:pPr>
        <w:pStyle w:val="a4"/>
      </w:pPr>
      <w:r w:rsidRPr="00FA5567">
        <w:rPr>
          <w:noProof/>
          <w:lang w:eastAsia="ru-RU"/>
        </w:rPr>
        <w:drawing>
          <wp:inline distT="0" distB="0" distL="0" distR="0" wp14:anchorId="0B8D9136" wp14:editId="51087E76">
            <wp:extent cx="4077269" cy="4763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83BC" w14:textId="1780BA4E" w:rsidR="00832317" w:rsidRDefault="00FA5567" w:rsidP="00FA5567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24</w:t>
      </w:r>
      <w:r>
        <w:rPr>
          <w:noProof/>
        </w:rPr>
        <w:fldChar w:fldCharType="end"/>
      </w:r>
      <w:r>
        <w:rPr>
          <w:lang w:val="en-US"/>
        </w:rPr>
        <w:t xml:space="preserve"> – y</w:t>
      </w:r>
    </w:p>
    <w:p w14:paraId="37A33407" w14:textId="77777777" w:rsidR="00FA5567" w:rsidRDefault="00FA5567" w:rsidP="00FA5567">
      <w:pPr>
        <w:pStyle w:val="a4"/>
      </w:pPr>
      <w:r w:rsidRPr="00FA5567">
        <w:rPr>
          <w:noProof/>
          <w:lang w:eastAsia="ru-RU"/>
        </w:rPr>
        <w:drawing>
          <wp:inline distT="0" distB="0" distL="0" distR="0" wp14:anchorId="489A446E" wp14:editId="61400899">
            <wp:extent cx="2238687" cy="485843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5B9D" w14:textId="4BFAAAB1" w:rsidR="00FA5567" w:rsidRDefault="00FA5567" w:rsidP="00FA556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25</w:t>
      </w:r>
      <w:r>
        <w:rPr>
          <w:noProof/>
        </w:rPr>
        <w:fldChar w:fldCharType="end"/>
      </w:r>
      <w:r w:rsidRPr="00FA5567">
        <w:t xml:space="preserve"> – </w:t>
      </w:r>
      <w:r>
        <w:rPr>
          <w:lang w:val="en-US"/>
        </w:rPr>
        <w:t>f</w:t>
      </w:r>
      <w:r w:rsidRPr="00FA5567">
        <w:t>(</w:t>
      </w:r>
      <w:r>
        <w:t>или любая другая буква помимо вышеперечисленных)</w:t>
      </w:r>
    </w:p>
    <w:p w14:paraId="4EC203ED" w14:textId="0A72D942" w:rsidR="00FA5567" w:rsidRPr="00E43EF6" w:rsidRDefault="00FA5567" w:rsidP="00083F6A">
      <w:pPr>
        <w:pStyle w:val="2"/>
        <w:rPr>
          <w:iCs/>
          <w:sz w:val="22"/>
        </w:rPr>
      </w:pPr>
      <w:r>
        <w:t>Программа № 5</w:t>
      </w:r>
    </w:p>
    <w:p w14:paraId="041D7E88" w14:textId="77777777" w:rsidR="00FA5567" w:rsidRDefault="00FA5567" w:rsidP="00FA5567">
      <w:r w:rsidRPr="00EE34BA">
        <w:t>Разработайте программу, запрашивающую у пользователя букву латинского алфавита.</w:t>
      </w:r>
      <w:r>
        <w:t xml:space="preserve"> </w:t>
      </w:r>
      <w:r w:rsidRPr="00EE34BA">
        <w:t>Если введенная буква входит в следующий список (a, e, i, o или u), необходимо вывести сообщение о том,</w:t>
      </w:r>
      <w:r>
        <w:t xml:space="preserve"> </w:t>
      </w:r>
      <w:r w:rsidRPr="00EE34BA">
        <w:t>что эта буква гласная. Если была введена буква y, программа должна написать,</w:t>
      </w:r>
      <w:r>
        <w:t xml:space="preserve"> </w:t>
      </w:r>
      <w:r w:rsidRPr="00EE34BA">
        <w:t>что эта буква может быть как гласной, так и согласной. Во всех других случаях должно выводиться сообщение о том,</w:t>
      </w:r>
      <w:r>
        <w:t xml:space="preserve"> </w:t>
      </w:r>
      <w:r w:rsidRPr="00EE34BA">
        <w:t>что введена согласная буква</w:t>
      </w:r>
      <w:r>
        <w:t>.</w:t>
      </w:r>
    </w:p>
    <w:p w14:paraId="7A8BDC4D" w14:textId="4393073B" w:rsidR="00FA5567" w:rsidRPr="00895916" w:rsidRDefault="00FA5567" w:rsidP="00FA5567">
      <w:r>
        <w:t xml:space="preserve">Пользователь вводит </w:t>
      </w:r>
      <w:r w:rsidR="00895916">
        <w:t>вариант единиц измерения, затем число этой массы</w:t>
      </w:r>
      <w:r w:rsidR="00327885">
        <w:t>.</w:t>
      </w:r>
      <w:r w:rsidR="002D17AA">
        <w:t xml:space="preserve"> В итоге мы </w:t>
      </w:r>
      <w:r w:rsidR="008E38A7">
        <w:t xml:space="preserve">в зависимости </w:t>
      </w:r>
      <w:r w:rsidR="00C501BA">
        <w:t>выбранной единицы массы выводим нужное число килограмм(конвертируем).</w:t>
      </w:r>
    </w:p>
    <w:p w14:paraId="0C27FB9B" w14:textId="77777777" w:rsidR="002552D3" w:rsidRDefault="002552D3" w:rsidP="002552D3">
      <w:pPr>
        <w:pStyle w:val="a4"/>
      </w:pPr>
      <w:r w:rsidRPr="002552D3">
        <w:rPr>
          <w:noProof/>
          <w:lang w:eastAsia="ru-RU"/>
        </w:rPr>
        <w:drawing>
          <wp:inline distT="0" distB="0" distL="0" distR="0" wp14:anchorId="4B7A18D4" wp14:editId="4C995FD0">
            <wp:extent cx="5940425" cy="4064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354" w14:textId="4F3F48B3" w:rsidR="002552D3" w:rsidRDefault="002552D3" w:rsidP="002552D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26</w:t>
      </w:r>
      <w:r>
        <w:rPr>
          <w:noProof/>
        </w:rPr>
        <w:fldChar w:fldCharType="end"/>
      </w:r>
      <w:r w:rsidR="00327885">
        <w:t xml:space="preserve"> – Вариант ЕМ</w:t>
      </w:r>
    </w:p>
    <w:p w14:paraId="38455ABD" w14:textId="77777777" w:rsidR="002552D3" w:rsidRDefault="002552D3" w:rsidP="002552D3">
      <w:pPr>
        <w:pStyle w:val="a4"/>
      </w:pPr>
      <w:r w:rsidRPr="002552D3">
        <w:rPr>
          <w:noProof/>
          <w:lang w:eastAsia="ru-RU"/>
        </w:rPr>
        <w:drawing>
          <wp:inline distT="0" distB="0" distL="0" distR="0" wp14:anchorId="00964177" wp14:editId="1F5A275B">
            <wp:extent cx="3829584" cy="67636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BC19" w14:textId="23FA7797" w:rsidR="002552D3" w:rsidRDefault="002552D3" w:rsidP="002552D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27</w:t>
      </w:r>
      <w:r>
        <w:rPr>
          <w:noProof/>
        </w:rPr>
        <w:fldChar w:fldCharType="end"/>
      </w:r>
      <w:r w:rsidR="00327885">
        <w:t xml:space="preserve"> – Масса</w:t>
      </w:r>
    </w:p>
    <w:p w14:paraId="4AA1FE84" w14:textId="77777777" w:rsidR="002552D3" w:rsidRDefault="002552D3" w:rsidP="002552D3">
      <w:pPr>
        <w:pStyle w:val="a4"/>
      </w:pPr>
      <w:r w:rsidRPr="002552D3">
        <w:rPr>
          <w:noProof/>
          <w:lang w:eastAsia="ru-RU"/>
        </w:rPr>
        <w:lastRenderedPageBreak/>
        <w:drawing>
          <wp:inline distT="0" distB="0" distL="0" distR="0" wp14:anchorId="469B3F95" wp14:editId="249172E6">
            <wp:extent cx="3304634" cy="284671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7282" cy="28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15D" w14:textId="5A304E3B" w:rsidR="00796D2C" w:rsidRDefault="002552D3" w:rsidP="002D17A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28</w:t>
      </w:r>
      <w:r>
        <w:rPr>
          <w:noProof/>
        </w:rPr>
        <w:fldChar w:fldCharType="end"/>
      </w:r>
      <w:r w:rsidR="00895916">
        <w:t xml:space="preserve"> </w:t>
      </w:r>
      <w:r w:rsidR="00327885">
        <w:t xml:space="preserve"> - Вывод введённой массы в кг</w:t>
      </w:r>
      <w:r w:rsidR="00796D2C" w:rsidRPr="00796D2C">
        <w:t xml:space="preserve"> </w:t>
      </w:r>
    </w:p>
    <w:p w14:paraId="582F8B26" w14:textId="5F854179" w:rsidR="002D17AA" w:rsidRDefault="004365E9" w:rsidP="00796D2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52FF7A" wp14:editId="5CC49F0A">
                <wp:simplePos x="0" y="0"/>
                <wp:positionH relativeFrom="column">
                  <wp:posOffset>96148</wp:posOffset>
                </wp:positionH>
                <wp:positionV relativeFrom="paragraph">
                  <wp:posOffset>2046282</wp:posOffset>
                </wp:positionV>
                <wp:extent cx="2667000" cy="635"/>
                <wp:effectExtent l="0" t="0" r="0" b="0"/>
                <wp:wrapTopAndBottom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7FDE1" w14:textId="2E45098E" w:rsidR="006B2892" w:rsidRPr="00AA4038" w:rsidRDefault="006B2892" w:rsidP="00796D2C">
                            <w:pPr>
                              <w:pStyle w:val="a3"/>
                              <w:rPr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B5C7B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мг в кг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52FF7A" id="_x0000_t202" coordsize="21600,21600" o:spt="202" path="m,l,21600r21600,l21600,xe">
                <v:stroke joinstyle="miter"/>
                <v:path gradientshapeok="t" o:connecttype="rect"/>
              </v:shapetype>
              <v:shape id="Надпись 62" o:spid="_x0000_s1026" type="#_x0000_t202" style="position:absolute;left:0;text-align:left;margin-left:7.55pt;margin-top:161.1pt;width:210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" stroked="f">
                <v:textbox style="mso-fit-shape-to-text:t" inset="0,0,0,0">
                  <w:txbxContent>
                    <w:p w14:paraId="1437FDE1" w14:textId="2E45098E" w:rsidR="006B2892" w:rsidRPr="00AA4038" w:rsidRDefault="006B2892" w:rsidP="00796D2C">
                      <w:pPr>
                        <w:pStyle w:val="a3"/>
                        <w:rPr>
                          <w:sz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B5C7B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– мг в кг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874039" wp14:editId="32AE8F3C">
                <wp:simplePos x="0" y="0"/>
                <wp:positionH relativeFrom="margin">
                  <wp:posOffset>3273425</wp:posOffset>
                </wp:positionH>
                <wp:positionV relativeFrom="paragraph">
                  <wp:posOffset>2044065</wp:posOffset>
                </wp:positionV>
                <wp:extent cx="2667000" cy="635"/>
                <wp:effectExtent l="0" t="0" r="0" b="0"/>
                <wp:wrapTopAndBottom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32EE" w14:textId="7B01364E" w:rsidR="006B2892" w:rsidRPr="005425C3" w:rsidRDefault="006B2892" w:rsidP="00796D2C">
                            <w:pPr>
                              <w:pStyle w:val="a3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7B5C7B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кг в кг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74039" id="Надпись 61" o:spid="_x0000_s1027" type="#_x0000_t202" style="position:absolute;left:0;text-align:left;margin-left:257.75pt;margin-top:160.95pt;width:210pt;height:.0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" stroked="f">
                <v:textbox style="mso-fit-shape-to-text:t" inset="0,0,0,0">
                  <w:txbxContent>
                    <w:p w14:paraId="621432EE" w14:textId="7B01364E" w:rsidR="006B2892" w:rsidRPr="005425C3" w:rsidRDefault="006B2892" w:rsidP="00796D2C">
                      <w:pPr>
                        <w:pStyle w:val="a3"/>
                        <w:rPr>
                          <w:noProof/>
                          <w:sz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7B5C7B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– кг в кг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E18E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BC7C4F7" wp14:editId="1C423316">
            <wp:simplePos x="0" y="0"/>
            <wp:positionH relativeFrom="margin">
              <wp:posOffset>3319145</wp:posOffset>
            </wp:positionH>
            <wp:positionV relativeFrom="paragraph">
              <wp:posOffset>363496</wp:posOffset>
            </wp:positionV>
            <wp:extent cx="2501265" cy="1797050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B9F" w:rsidRPr="002E18E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FD89E51" wp14:editId="6FB3619E">
            <wp:simplePos x="0" y="0"/>
            <wp:positionH relativeFrom="column">
              <wp:posOffset>87630</wp:posOffset>
            </wp:positionH>
            <wp:positionV relativeFrom="paragraph">
              <wp:posOffset>299516</wp:posOffset>
            </wp:positionV>
            <wp:extent cx="2667000" cy="1752600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D2C">
        <w:t>Результат работы:</w:t>
      </w:r>
      <w:r w:rsidR="002E18E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F3586D" wp14:editId="317C7FDB">
                <wp:simplePos x="0" y="0"/>
                <wp:positionH relativeFrom="column">
                  <wp:posOffset>200025</wp:posOffset>
                </wp:positionH>
                <wp:positionV relativeFrom="paragraph">
                  <wp:posOffset>2125980</wp:posOffset>
                </wp:positionV>
                <wp:extent cx="2876550" cy="635"/>
                <wp:effectExtent l="0" t="0" r="0" b="0"/>
                <wp:wrapSquare wrapText="bothSides"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2BA60" w14:textId="25544FAC" w:rsidR="006B2892" w:rsidRPr="00B414CE" w:rsidRDefault="006B2892" w:rsidP="002E18E1">
                            <w:pPr>
                              <w:pStyle w:val="a3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3586D" id="Надпись 58" o:spid="_x0000_s1028" type="#_x0000_t202" style="position:absolute;left:0;text-align:left;margin-left:15.75pt;margin-top:167.4pt;width:226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D9RwIAAGwEAAAOAAAAZHJzL2Uyb0RvYy54bWysVMGO0zAQvSPxD5bvNG1Ryy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" stroked="f">
                <v:textbox style="mso-fit-shape-to-text:t" inset="0,0,0,0">
                  <w:txbxContent>
                    <w:p w14:paraId="5A62BA60" w14:textId="25544FAC" w:rsidR="006B2892" w:rsidRPr="00B414CE" w:rsidRDefault="006B2892" w:rsidP="002E18E1">
                      <w:pPr>
                        <w:pStyle w:val="a3"/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7AC2CC" w14:textId="77777777" w:rsidR="00F04B9F" w:rsidRDefault="00F04B9F" w:rsidP="00F04B9F">
      <w:pPr>
        <w:pStyle w:val="a4"/>
      </w:pPr>
      <w:r w:rsidRPr="00F04B9F">
        <w:rPr>
          <w:noProof/>
          <w:lang w:eastAsia="ru-RU"/>
        </w:rPr>
        <w:drawing>
          <wp:inline distT="0" distB="0" distL="0" distR="0" wp14:anchorId="725B3033" wp14:editId="63452921">
            <wp:extent cx="3295291" cy="1966371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5827" cy="1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E2F6" w14:textId="02223256" w:rsidR="00F04B9F" w:rsidRDefault="00F04B9F" w:rsidP="00F04B9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31</w:t>
      </w:r>
      <w:r>
        <w:rPr>
          <w:noProof/>
        </w:rPr>
        <w:fldChar w:fldCharType="end"/>
      </w:r>
      <w:r>
        <w:t xml:space="preserve"> – г в кг</w:t>
      </w:r>
    </w:p>
    <w:p w14:paraId="4CD538DB" w14:textId="77777777" w:rsidR="00F04B9F" w:rsidRDefault="00F04B9F" w:rsidP="00F04B9F">
      <w:pPr>
        <w:pStyle w:val="a4"/>
      </w:pPr>
      <w:r w:rsidRPr="00F04B9F">
        <w:rPr>
          <w:noProof/>
          <w:lang w:eastAsia="ru-RU"/>
        </w:rPr>
        <w:lastRenderedPageBreak/>
        <w:drawing>
          <wp:inline distT="0" distB="0" distL="0" distR="0" wp14:anchorId="7C8FB0F9" wp14:editId="2F854A40">
            <wp:extent cx="2934109" cy="175284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6A6" w14:textId="50D41C57" w:rsidR="00F04B9F" w:rsidRDefault="00F04B9F" w:rsidP="00F04B9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32</w:t>
      </w:r>
      <w:r>
        <w:rPr>
          <w:noProof/>
        </w:rPr>
        <w:fldChar w:fldCharType="end"/>
      </w:r>
      <w:r>
        <w:t xml:space="preserve"> – т в кг</w:t>
      </w:r>
    </w:p>
    <w:p w14:paraId="29E9B7C2" w14:textId="77777777" w:rsidR="008E38A7" w:rsidRDefault="008E38A7" w:rsidP="008E38A7">
      <w:pPr>
        <w:pStyle w:val="a4"/>
      </w:pPr>
      <w:r w:rsidRPr="008E38A7">
        <w:rPr>
          <w:noProof/>
          <w:lang w:eastAsia="ru-RU"/>
        </w:rPr>
        <w:drawing>
          <wp:inline distT="0" distB="0" distL="0" distR="0" wp14:anchorId="7D1E84DD" wp14:editId="16DBFCE9">
            <wp:extent cx="2962688" cy="171473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68DC" w14:textId="5F0EEAED" w:rsidR="00F04B9F" w:rsidRDefault="008E38A7" w:rsidP="008E38A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33</w:t>
      </w:r>
      <w:r>
        <w:rPr>
          <w:noProof/>
        </w:rPr>
        <w:fldChar w:fldCharType="end"/>
      </w:r>
      <w:r>
        <w:t xml:space="preserve"> – ц в кг</w:t>
      </w:r>
    </w:p>
    <w:p w14:paraId="3F819F5B" w14:textId="44CF77B4" w:rsidR="008E38A7" w:rsidRDefault="008E38A7" w:rsidP="00083F6A">
      <w:pPr>
        <w:pStyle w:val="2"/>
      </w:pPr>
      <w:r>
        <w:t>Программа № 6</w:t>
      </w:r>
    </w:p>
    <w:p w14:paraId="18FB43E4" w14:textId="77777777" w:rsidR="00911FEC" w:rsidRDefault="00911FEC" w:rsidP="00911FEC">
      <w:r>
        <w:t>Необходимо реализовать консольный калькулятор со всеми основными</w:t>
      </w:r>
    </w:p>
    <w:p w14:paraId="43B40D39" w14:textId="3FDB0581" w:rsidR="00911FEC" w:rsidRDefault="00911FEC" w:rsidP="00911FEC">
      <w:pPr>
        <w:ind w:firstLine="0"/>
      </w:pPr>
      <w:r>
        <w:t>арифметическими операциями. Пользователь вводит 2 числа с клавиатуры и выбирает операцию из списка. Если пользователь выбрал не существующую операцию необходимо вывести соответствующее сообщение.</w:t>
      </w:r>
    </w:p>
    <w:p w14:paraId="506EF8A9" w14:textId="6B0A4265" w:rsidR="00FA3460" w:rsidRPr="00E7230A" w:rsidRDefault="00FA3460" w:rsidP="00FA3460">
      <w:r>
        <w:t xml:space="preserve">Сначала запросим у пользователя два числа для </w:t>
      </w:r>
      <w:r w:rsidR="00CD1F8A">
        <w:t xml:space="preserve">проведения действия над ними, затем с помощью функции знак соответствующей арифметической операции. </w:t>
      </w:r>
      <w:r w:rsidR="00E7230A">
        <w:t xml:space="preserve">Присваиваем работу функции </w:t>
      </w:r>
      <w:r w:rsidR="00E7230A">
        <w:rPr>
          <w:lang w:val="en-US"/>
        </w:rPr>
        <w:t>char</w:t>
      </w:r>
      <w:r w:rsidR="00E7230A">
        <w:t xml:space="preserve"> переменной </w:t>
      </w:r>
      <w:r w:rsidR="00E7230A">
        <w:rPr>
          <w:lang w:val="en-US"/>
        </w:rPr>
        <w:t>ch</w:t>
      </w:r>
      <w:r w:rsidR="00E7230A" w:rsidRPr="00E7230A">
        <w:t>(</w:t>
      </w:r>
      <w:r w:rsidR="00E7230A">
        <w:t>это позволит нам запрашивать знак снова), а потом сравниваем введённый знак со списком  возможных операций. В противном случае, если пользователь ввёл не +-*/, а какой-то другой символ, то запросит его снова и покажет корректный ответ, иначе ошибка.</w:t>
      </w:r>
    </w:p>
    <w:p w14:paraId="0C05A0AB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3E652420" wp14:editId="28FF28F0">
            <wp:extent cx="4477375" cy="102884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26B5" w14:textId="165850D2" w:rsidR="00057A99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34</w:t>
      </w:r>
      <w:r>
        <w:rPr>
          <w:noProof/>
        </w:rPr>
        <w:fldChar w:fldCharType="end"/>
      </w:r>
      <w:r>
        <w:t xml:space="preserve"> – </w:t>
      </w:r>
      <w:r w:rsidR="00CD1F8A">
        <w:t>Ввод чисел</w:t>
      </w:r>
    </w:p>
    <w:p w14:paraId="60271B36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lastRenderedPageBreak/>
        <w:drawing>
          <wp:inline distT="0" distB="0" distL="0" distR="0" wp14:anchorId="37E52AB9" wp14:editId="3DC85AEB">
            <wp:extent cx="5940425" cy="76898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BC01" w14:textId="09E06FDF" w:rsidR="00F632A1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35</w:t>
      </w:r>
      <w:r>
        <w:rPr>
          <w:noProof/>
        </w:rPr>
        <w:fldChar w:fldCharType="end"/>
      </w:r>
      <w:r>
        <w:t xml:space="preserve"> – </w:t>
      </w:r>
      <w:r w:rsidR="00CD1F8A">
        <w:t>Функция запроса операции</w:t>
      </w:r>
    </w:p>
    <w:p w14:paraId="452FAF11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63C61267" wp14:editId="40BCD4FB">
            <wp:extent cx="4001058" cy="6668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DE64" w14:textId="5372C963" w:rsidR="00F632A1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36</w:t>
      </w:r>
      <w:r>
        <w:rPr>
          <w:noProof/>
        </w:rPr>
        <w:fldChar w:fldCharType="end"/>
      </w:r>
      <w:r w:rsidR="00CD1F8A">
        <w:t xml:space="preserve"> – Присвоение работы функции переменной</w:t>
      </w:r>
    </w:p>
    <w:p w14:paraId="69B581C3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16850145" wp14:editId="078E7A94">
            <wp:extent cx="3362794" cy="2810267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D0CB" w14:textId="6E60AAF5" w:rsidR="00F632A1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37</w:t>
      </w:r>
      <w:r>
        <w:rPr>
          <w:noProof/>
        </w:rPr>
        <w:fldChar w:fldCharType="end"/>
      </w:r>
      <w:r>
        <w:t xml:space="preserve"> – </w:t>
      </w:r>
      <w:r w:rsidR="00CD1F8A">
        <w:t>Список операций</w:t>
      </w:r>
    </w:p>
    <w:p w14:paraId="1ACF4D78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414CD743" wp14:editId="3BEAF5AA">
            <wp:extent cx="4982270" cy="1419423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BBD" w14:textId="75828567" w:rsidR="00F632A1" w:rsidRPr="00F632A1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38</w:t>
      </w:r>
      <w:r>
        <w:rPr>
          <w:noProof/>
        </w:rPr>
        <w:fldChar w:fldCharType="end"/>
      </w:r>
      <w:r>
        <w:t xml:space="preserve"> – </w:t>
      </w:r>
      <w:r w:rsidR="00CD1F8A">
        <w:t>Дефолт для остальных знаков и повторный запрос знака</w:t>
      </w:r>
    </w:p>
    <w:p w14:paraId="7AE60962" w14:textId="059E38DB" w:rsidR="001E723A" w:rsidRDefault="00F632A1" w:rsidP="00F632A1">
      <w:r w:rsidRPr="001E723A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17F39FCD" wp14:editId="21F7E32E">
            <wp:simplePos x="0" y="0"/>
            <wp:positionH relativeFrom="margin">
              <wp:align>center</wp:align>
            </wp:positionH>
            <wp:positionV relativeFrom="paragraph">
              <wp:posOffset>224287</wp:posOffset>
            </wp:positionV>
            <wp:extent cx="2095500" cy="1847850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1FEC">
        <w:t>Результат работы:</w:t>
      </w:r>
    </w:p>
    <w:p w14:paraId="701CE80A" w14:textId="656CF675" w:rsidR="001E723A" w:rsidRDefault="001E723A" w:rsidP="001E723A">
      <w:pPr>
        <w:pStyle w:val="a3"/>
      </w:pPr>
      <w:r w:rsidRPr="001E723A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39</w:t>
      </w:r>
      <w:r>
        <w:rPr>
          <w:noProof/>
        </w:rPr>
        <w:fldChar w:fldCharType="end"/>
      </w:r>
      <w:r>
        <w:t xml:space="preserve"> – Сложение</w:t>
      </w:r>
    </w:p>
    <w:p w14:paraId="3C866C27" w14:textId="77777777" w:rsidR="001E723A" w:rsidRDefault="001E723A" w:rsidP="001E723A">
      <w:pPr>
        <w:pStyle w:val="a4"/>
      </w:pPr>
      <w:r w:rsidRPr="001E723A">
        <w:rPr>
          <w:noProof/>
          <w:lang w:eastAsia="ru-RU"/>
        </w:rPr>
        <w:lastRenderedPageBreak/>
        <w:drawing>
          <wp:inline distT="0" distB="0" distL="0" distR="0" wp14:anchorId="3CE14BE9" wp14:editId="2540ECD2">
            <wp:extent cx="2305372" cy="2010056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7942" w14:textId="368A0573" w:rsidR="001E723A" w:rsidRPr="001E723A" w:rsidRDefault="001E723A" w:rsidP="001E723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40</w:t>
      </w:r>
      <w:r>
        <w:rPr>
          <w:noProof/>
        </w:rPr>
        <w:fldChar w:fldCharType="end"/>
      </w:r>
      <w:r>
        <w:t xml:space="preserve"> – Вычитание</w:t>
      </w:r>
    </w:p>
    <w:p w14:paraId="1AB4AD9D" w14:textId="77777777" w:rsidR="001E723A" w:rsidRDefault="001E723A" w:rsidP="001E723A">
      <w:pPr>
        <w:pStyle w:val="a4"/>
      </w:pPr>
      <w:r w:rsidRPr="001E723A">
        <w:rPr>
          <w:noProof/>
          <w:lang w:eastAsia="ru-RU"/>
        </w:rPr>
        <w:drawing>
          <wp:inline distT="0" distB="0" distL="0" distR="0" wp14:anchorId="2DA36F9E" wp14:editId="71FDD969">
            <wp:extent cx="2391109" cy="1905266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FBC9" w14:textId="5B277E79" w:rsidR="001E723A" w:rsidRDefault="001E723A" w:rsidP="001E723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41</w:t>
      </w:r>
      <w:r>
        <w:rPr>
          <w:noProof/>
        </w:rPr>
        <w:fldChar w:fldCharType="end"/>
      </w:r>
      <w:r>
        <w:t xml:space="preserve"> </w:t>
      </w:r>
      <w:r w:rsidR="004365E9">
        <w:t>–</w:t>
      </w:r>
      <w:r>
        <w:t xml:space="preserve"> Умножение</w:t>
      </w:r>
    </w:p>
    <w:p w14:paraId="4B4B4467" w14:textId="77777777" w:rsidR="004365E9" w:rsidRDefault="004365E9" w:rsidP="004365E9">
      <w:pPr>
        <w:pStyle w:val="a4"/>
      </w:pPr>
      <w:r w:rsidRPr="004365E9">
        <w:rPr>
          <w:noProof/>
          <w:lang w:eastAsia="ru-RU"/>
        </w:rPr>
        <w:drawing>
          <wp:inline distT="0" distB="0" distL="0" distR="0" wp14:anchorId="49F16712" wp14:editId="4D0C03AA">
            <wp:extent cx="1962424" cy="1857634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59EB" w14:textId="46F934D3" w:rsidR="001E723A" w:rsidRPr="001E723A" w:rsidRDefault="004365E9" w:rsidP="004365E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42</w:t>
      </w:r>
      <w:r>
        <w:rPr>
          <w:noProof/>
        </w:rPr>
        <w:fldChar w:fldCharType="end"/>
      </w:r>
      <w:r>
        <w:t xml:space="preserve"> – Деление</w:t>
      </w:r>
    </w:p>
    <w:p w14:paraId="02D9DC12" w14:textId="017FDC17" w:rsidR="001E723A" w:rsidRDefault="001E723A" w:rsidP="001E723A">
      <w:pPr>
        <w:pStyle w:val="a4"/>
      </w:pPr>
    </w:p>
    <w:p w14:paraId="16DF2E55" w14:textId="77777777" w:rsidR="001E723A" w:rsidRDefault="001E723A" w:rsidP="001E723A">
      <w:pPr>
        <w:pStyle w:val="a4"/>
      </w:pPr>
      <w:r w:rsidRPr="001E723A">
        <w:rPr>
          <w:noProof/>
          <w:lang w:eastAsia="ru-RU"/>
        </w:rPr>
        <w:drawing>
          <wp:inline distT="0" distB="0" distL="0" distR="0" wp14:anchorId="32BFC14A" wp14:editId="016711D9">
            <wp:extent cx="1876687" cy="3229426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D61" w14:textId="48116DEA" w:rsidR="00057A99" w:rsidRPr="00911FEC" w:rsidRDefault="001E723A" w:rsidP="004365E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43</w:t>
      </w:r>
      <w:r>
        <w:rPr>
          <w:noProof/>
        </w:rPr>
        <w:fldChar w:fldCharType="end"/>
      </w:r>
      <w:r>
        <w:t xml:space="preserve"> – Ошибочный ввод операции</w:t>
      </w:r>
    </w:p>
    <w:p w14:paraId="51766085" w14:textId="40B0EAEA" w:rsidR="008E38A7" w:rsidRDefault="008E38A7" w:rsidP="00083F6A">
      <w:pPr>
        <w:pStyle w:val="2"/>
      </w:pPr>
      <w:r>
        <w:t>Програ</w:t>
      </w:r>
      <w:r w:rsidR="00911FEC">
        <w:t>мма № 7</w:t>
      </w:r>
    </w:p>
    <w:p w14:paraId="2379759D" w14:textId="37D2844B" w:rsidR="008E38A7" w:rsidRDefault="00AD564D" w:rsidP="00AD564D">
      <w:r>
        <w:t>Дано целое число в диапазоне 1–7. Вывести строку — название дня недели, соответствующее данному числу (1 — «понедельник», 2 — «вторник» т. д.).</w:t>
      </w:r>
    </w:p>
    <w:p w14:paraId="222A022C" w14:textId="56EFE48C" w:rsidR="00FA3460" w:rsidRDefault="00FA3460" w:rsidP="00AD564D">
      <w:r>
        <w:t xml:space="preserve">Реализуем ввод номера дня недели, а затем выведем соответствующий день недели. </w:t>
      </w:r>
    </w:p>
    <w:p w14:paraId="307F7458" w14:textId="77777777" w:rsidR="00F632A1" w:rsidRDefault="00F632A1" w:rsidP="00F632A1">
      <w:pPr>
        <w:pStyle w:val="a4"/>
      </w:pPr>
      <w:r w:rsidRPr="00F632A1">
        <w:rPr>
          <w:noProof/>
          <w:lang w:eastAsia="ru-RU"/>
        </w:rPr>
        <w:drawing>
          <wp:inline distT="0" distB="0" distL="0" distR="0" wp14:anchorId="4E4224EF" wp14:editId="5A8FB5E5">
            <wp:extent cx="3534268" cy="64779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4C53" w14:textId="4AD4CB7C" w:rsidR="00F632A1" w:rsidRDefault="00F632A1" w:rsidP="00F632A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44</w:t>
      </w:r>
      <w:r>
        <w:rPr>
          <w:noProof/>
        </w:rPr>
        <w:fldChar w:fldCharType="end"/>
      </w:r>
      <w:r>
        <w:t xml:space="preserve"> – </w:t>
      </w:r>
      <w:r w:rsidR="00FA3460">
        <w:t>Ввод</w:t>
      </w:r>
    </w:p>
    <w:p w14:paraId="7EEA594C" w14:textId="77777777" w:rsidR="00FA3460" w:rsidRDefault="00FA3460" w:rsidP="00FA3460">
      <w:pPr>
        <w:pStyle w:val="a4"/>
      </w:pPr>
      <w:r w:rsidRPr="00FA3460">
        <w:rPr>
          <w:noProof/>
          <w:lang w:eastAsia="ru-RU"/>
        </w:rPr>
        <w:lastRenderedPageBreak/>
        <w:drawing>
          <wp:inline distT="0" distB="0" distL="0" distR="0" wp14:anchorId="209A8BD8" wp14:editId="2C2F679F">
            <wp:extent cx="4823146" cy="308825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8891" cy="30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B02B" w14:textId="0C572197" w:rsidR="00F632A1" w:rsidRPr="00F632A1" w:rsidRDefault="00FA3460" w:rsidP="00FA346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45</w:t>
      </w:r>
      <w:r>
        <w:rPr>
          <w:noProof/>
        </w:rPr>
        <w:fldChar w:fldCharType="end"/>
      </w:r>
      <w:r>
        <w:t xml:space="preserve"> – Вывод дня</w:t>
      </w:r>
    </w:p>
    <w:p w14:paraId="76D08375" w14:textId="77777777" w:rsidR="004365E9" w:rsidRDefault="004365E9" w:rsidP="004365E9">
      <w:r>
        <w:t>Результат работы:</w:t>
      </w:r>
    </w:p>
    <w:p w14:paraId="1AE68F6D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096A556D" wp14:editId="4F5BEDE5">
            <wp:extent cx="1952898" cy="466790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DA9" w14:textId="44DE7A51" w:rsidR="008E38A7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46</w:t>
      </w:r>
      <w:r>
        <w:rPr>
          <w:noProof/>
        </w:rPr>
        <w:fldChar w:fldCharType="end"/>
      </w:r>
      <w:r>
        <w:t xml:space="preserve"> – Понедельник</w:t>
      </w:r>
    </w:p>
    <w:p w14:paraId="046CD9EB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031DD140" wp14:editId="29F140F2">
            <wp:extent cx="1810003" cy="5715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7536" w14:textId="7F832B27" w:rsidR="00980F9B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47</w:t>
      </w:r>
      <w:r>
        <w:rPr>
          <w:noProof/>
        </w:rPr>
        <w:fldChar w:fldCharType="end"/>
      </w:r>
      <w:r>
        <w:t xml:space="preserve"> - Вторник</w:t>
      </w:r>
    </w:p>
    <w:p w14:paraId="3402939B" w14:textId="77777777" w:rsidR="00AD564D" w:rsidRDefault="00980F9B" w:rsidP="00AD564D">
      <w:pPr>
        <w:pStyle w:val="a4"/>
      </w:pPr>
      <w:r w:rsidRPr="00980F9B">
        <w:rPr>
          <w:noProof/>
          <w:lang w:eastAsia="ru-RU"/>
        </w:rPr>
        <w:drawing>
          <wp:inline distT="0" distB="0" distL="0" distR="0" wp14:anchorId="6BFCEF07" wp14:editId="616ADB19">
            <wp:extent cx="2095792" cy="59063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77D" w14:textId="349F1526" w:rsidR="00980F9B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48</w:t>
      </w:r>
      <w:r>
        <w:rPr>
          <w:noProof/>
        </w:rPr>
        <w:fldChar w:fldCharType="end"/>
      </w:r>
      <w:r>
        <w:t xml:space="preserve"> – Среда</w:t>
      </w:r>
    </w:p>
    <w:p w14:paraId="3965132B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50334151" wp14:editId="595D9492">
            <wp:extent cx="1800476" cy="523948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000" w14:textId="5CCAC46D" w:rsidR="00980F9B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49</w:t>
      </w:r>
      <w:r>
        <w:rPr>
          <w:noProof/>
        </w:rPr>
        <w:fldChar w:fldCharType="end"/>
      </w:r>
      <w:r>
        <w:t xml:space="preserve"> – Четверг</w:t>
      </w:r>
    </w:p>
    <w:p w14:paraId="1AA9DD82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605DA992" wp14:editId="043F25F4">
            <wp:extent cx="1743318" cy="485843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7093" w14:textId="5878CC66" w:rsidR="00AD564D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50</w:t>
      </w:r>
      <w:r>
        <w:rPr>
          <w:noProof/>
        </w:rPr>
        <w:fldChar w:fldCharType="end"/>
      </w:r>
      <w:r>
        <w:t xml:space="preserve"> – Пятница</w:t>
      </w:r>
    </w:p>
    <w:p w14:paraId="03E01FFB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drawing>
          <wp:inline distT="0" distB="0" distL="0" distR="0" wp14:anchorId="2A503683" wp14:editId="62481070">
            <wp:extent cx="1924319" cy="53347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32AD" w14:textId="6594E8D2" w:rsidR="00AD564D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51</w:t>
      </w:r>
      <w:r>
        <w:rPr>
          <w:noProof/>
        </w:rPr>
        <w:fldChar w:fldCharType="end"/>
      </w:r>
      <w:r>
        <w:t xml:space="preserve"> – Суббота</w:t>
      </w:r>
    </w:p>
    <w:p w14:paraId="3B0E7395" w14:textId="77777777" w:rsidR="00AD564D" w:rsidRDefault="00AD564D" w:rsidP="00AD564D">
      <w:pPr>
        <w:pStyle w:val="a4"/>
      </w:pPr>
      <w:r w:rsidRPr="00AD564D">
        <w:rPr>
          <w:noProof/>
          <w:lang w:eastAsia="ru-RU"/>
        </w:rPr>
        <w:lastRenderedPageBreak/>
        <w:drawing>
          <wp:inline distT="0" distB="0" distL="0" distR="0" wp14:anchorId="181AB102" wp14:editId="53054E7A">
            <wp:extent cx="1790950" cy="5715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175D" w14:textId="278FE6B5" w:rsidR="00AD564D" w:rsidRPr="00AD564D" w:rsidRDefault="00AD564D" w:rsidP="00AD564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52</w:t>
      </w:r>
      <w:r>
        <w:rPr>
          <w:noProof/>
        </w:rPr>
        <w:fldChar w:fldCharType="end"/>
      </w:r>
      <w:r>
        <w:t xml:space="preserve"> – Воскресенье</w:t>
      </w:r>
    </w:p>
    <w:p w14:paraId="303DCC49" w14:textId="7DFE0AC3" w:rsidR="00911FEC" w:rsidRPr="008E38A7" w:rsidRDefault="00911FEC" w:rsidP="008E38A7"/>
    <w:p w14:paraId="71390C0B" w14:textId="77777777" w:rsidR="00083F6A" w:rsidRDefault="002D17AA" w:rsidP="00083F6A">
      <w:r w:rsidRPr="00303694">
        <w:t>Вывод: Научились работать с условными конструкциями</w:t>
      </w:r>
      <w:r>
        <w:t>, их выборным вариантом</w:t>
      </w:r>
      <w:r w:rsidRPr="00303694">
        <w:t xml:space="preserve"> и операторами </w:t>
      </w:r>
      <w:r>
        <w:t>ввода/</w:t>
      </w:r>
      <w:r w:rsidRPr="00303694">
        <w:t>вывода.</w:t>
      </w:r>
    </w:p>
    <w:p w14:paraId="1124AD8F" w14:textId="77777777" w:rsidR="00083F6A" w:rsidRDefault="00083F6A">
      <w:r>
        <w:br w:type="page"/>
      </w:r>
    </w:p>
    <w:p w14:paraId="5221FF17" w14:textId="348FF131" w:rsidR="00526B54" w:rsidRDefault="00526B54" w:rsidP="00083F6A">
      <w:pPr>
        <w:pStyle w:val="1"/>
      </w:pPr>
      <w:r w:rsidRPr="00303694">
        <w:lastRenderedPageBreak/>
        <w:t>ПРАКТИЧЕСКАЯ РАБОТА №</w:t>
      </w:r>
      <w:r>
        <w:t>2</w:t>
      </w:r>
    </w:p>
    <w:p w14:paraId="2476CF91" w14:textId="2A9B3F01" w:rsidR="00526B54" w:rsidRDefault="00526B54" w:rsidP="00EE6BE8">
      <w:pPr>
        <w:ind w:firstLine="0"/>
        <w:jc w:val="center"/>
      </w:pPr>
      <w:r>
        <w:t>«</w:t>
      </w:r>
      <w:r w:rsidR="00EE6BE8">
        <w:t>Циклы</w:t>
      </w:r>
      <w:r>
        <w:t>»</w:t>
      </w:r>
    </w:p>
    <w:p w14:paraId="20CCE215" w14:textId="4BE40A37" w:rsidR="00C652EB" w:rsidRPr="00A02F32" w:rsidRDefault="00C652EB" w:rsidP="00A02F32">
      <w:r w:rsidRPr="00303694">
        <w:t>Цель работы: Научиться работать с</w:t>
      </w:r>
      <w:r w:rsidR="00A02F32">
        <w:t xml:space="preserve"> циклами</w:t>
      </w:r>
      <w:r w:rsidRPr="00303694">
        <w:t>.</w:t>
      </w:r>
    </w:p>
    <w:p w14:paraId="2C29A8D5" w14:textId="1650A72C" w:rsidR="00526B54" w:rsidRPr="00083F6A" w:rsidRDefault="00526B54" w:rsidP="00083F6A">
      <w:pPr>
        <w:pStyle w:val="2"/>
      </w:pPr>
      <w:r w:rsidRPr="00083F6A">
        <w:t>Программа № 1</w:t>
      </w:r>
    </w:p>
    <w:p w14:paraId="2F29EED2" w14:textId="3397D6BB" w:rsidR="00C652EB" w:rsidRPr="00C652EB" w:rsidRDefault="00444251" w:rsidP="00C652EB">
      <w:r>
        <w:t>Необходимо написать программу для подсчета</w:t>
      </w:r>
      <w:r>
        <w:br/>
        <w:t>среднего значения всех введенных пользователем чисел. Индикатором</w:t>
      </w:r>
      <w:r>
        <w:br/>
        <w:t>окончания ввода будет служить ноль. При этом программа должна выдавать соответствующее сообщение об ошибке, если первым же введенным</w:t>
      </w:r>
      <w:r>
        <w:br/>
        <w:t>пользователем значением будет ноль</w:t>
      </w:r>
      <w:r w:rsidR="000E79EB">
        <w:t>.</w:t>
      </w:r>
    </w:p>
    <w:p w14:paraId="49AC54C8" w14:textId="7C592D22" w:rsidR="00EE6BE8" w:rsidRDefault="00A54DD4" w:rsidP="00EE6BE8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0425687E" wp14:editId="30045FB0">
            <wp:extent cx="4429125" cy="3939510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1563" cy="3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775B" w14:textId="5D7371BC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53</w:t>
      </w:r>
      <w:r>
        <w:fldChar w:fldCharType="end"/>
      </w:r>
      <w:r w:rsidR="00810C36">
        <w:t xml:space="preserve"> - Решение</w:t>
      </w:r>
    </w:p>
    <w:p w14:paraId="58AA3E11" w14:textId="4E0249CB" w:rsidR="0060171B" w:rsidRDefault="0060171B" w:rsidP="00A02F32">
      <w:r>
        <w:t xml:space="preserve">Создаём переменные счётчик и мешочек, </w:t>
      </w:r>
      <w:r w:rsidR="00E50622">
        <w:t xml:space="preserve">переменную первого запуска. </w:t>
      </w:r>
      <w:r w:rsidR="00A44310" w:rsidRPr="00A44310">
        <w:t>В случае того, если программа получит первый раз ноль приводе выведено сообщение об ошибке. В другом же случае будет повторяться цикл.</w:t>
      </w:r>
    </w:p>
    <w:p w14:paraId="41D54DC2" w14:textId="080F93EA" w:rsidR="00A02F32" w:rsidRDefault="00A02F32" w:rsidP="00A02F32">
      <w:r>
        <w:t>Результат работы:</w:t>
      </w:r>
    </w:p>
    <w:p w14:paraId="78C8B9D2" w14:textId="77777777" w:rsidR="00A54DD4" w:rsidRDefault="000E79EB" w:rsidP="00A54DD4">
      <w:pPr>
        <w:pStyle w:val="a4"/>
      </w:pPr>
      <w:r w:rsidRPr="000E79EB">
        <w:rPr>
          <w:noProof/>
          <w:lang w:eastAsia="ru-RU"/>
        </w:rPr>
        <w:lastRenderedPageBreak/>
        <w:drawing>
          <wp:inline distT="0" distB="0" distL="0" distR="0" wp14:anchorId="639A8B25" wp14:editId="3AD8F763">
            <wp:extent cx="2343477" cy="16575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8439" w14:textId="4A7C783A" w:rsidR="00A02F32" w:rsidRPr="00A02F32" w:rsidRDefault="00A54DD4" w:rsidP="00A54DD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54</w:t>
      </w:r>
      <w:r>
        <w:fldChar w:fldCharType="end"/>
      </w:r>
      <w:r w:rsidR="00810C36">
        <w:t xml:space="preserve"> - Вывод</w:t>
      </w:r>
    </w:p>
    <w:p w14:paraId="596CC92B" w14:textId="35E1E5B2" w:rsidR="00526B54" w:rsidRDefault="00526B54" w:rsidP="00083F6A">
      <w:pPr>
        <w:pStyle w:val="2"/>
      </w:pPr>
      <w:r>
        <w:t>Программа</w:t>
      </w:r>
      <w:r w:rsidRPr="00303694">
        <w:t xml:space="preserve"> №</w:t>
      </w:r>
      <w:r>
        <w:t xml:space="preserve"> </w:t>
      </w:r>
      <w:r w:rsidRPr="00303694">
        <w:t>2</w:t>
      </w:r>
    </w:p>
    <w:p w14:paraId="36359DCE" w14:textId="147AD6EA" w:rsidR="00444251" w:rsidRPr="00444251" w:rsidRDefault="00444251" w:rsidP="00444251">
      <w:r>
        <w:t>В зоопарке цена входного билета зависит от возраста посетителя. Дети до двух лет допускаются бесплатно. Дети в возрасте от трех до 12 лет могут</w:t>
      </w:r>
      <w:r>
        <w:br/>
        <w:t>посещать зоопарк за $14,00. Пенсионерам старше 65 лет вход обойдется</w:t>
      </w:r>
      <w:r>
        <w:br/>
        <w:t>в $18,00, а обычный взрослый билет стоит $23,00.</w:t>
      </w:r>
      <w:r>
        <w:br/>
        <w:t>Напишите программу, которая будет запрашивать возраст всех посетителей в группе (по одному за раз) и выводить общую цену билетов для посещения зоопарка этой группой. Общую цену билетов</w:t>
      </w:r>
      <w:r>
        <w:br/>
        <w:t>стоит выводить в формате с двумя знаками после запятой.  </w:t>
      </w:r>
    </w:p>
    <w:p w14:paraId="7E992CB8" w14:textId="77777777" w:rsidR="00EE6BE8" w:rsidRDefault="00526B54" w:rsidP="00EE6BE8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1372E789" wp14:editId="03147C70">
            <wp:extent cx="4882543" cy="366823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1545" cy="36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858" w14:textId="6FBD99CC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55</w:t>
      </w:r>
      <w:r>
        <w:fldChar w:fldCharType="end"/>
      </w:r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71F03B63" w14:textId="77777777" w:rsidR="00A44310" w:rsidRPr="00A44310" w:rsidRDefault="00A44310" w:rsidP="00A44310">
      <w:r w:rsidRPr="00A44310">
        <w:lastRenderedPageBreak/>
        <w:t>Вот количество человек в группе для итерации цикла for. Для каждого человека в группе мы прокручиваем цикл. Сколько тебе лет-то переменную, которую записываем и проверяем в дальнейшем при определённых условиях.</w:t>
      </w:r>
    </w:p>
    <w:p w14:paraId="7CFC3922" w14:textId="0C25D9D3" w:rsidR="00A02F32" w:rsidRDefault="00A02F32" w:rsidP="00A02F32">
      <w:r>
        <w:t>Результат работы:</w:t>
      </w:r>
    </w:p>
    <w:p w14:paraId="7D13767D" w14:textId="77777777" w:rsidR="00A54DD4" w:rsidRDefault="00A54DD4" w:rsidP="00A54DD4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21A7D4D1" wp14:editId="3E9C2799">
            <wp:extent cx="2724530" cy="18862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DE8A" w14:textId="3A6A85D2" w:rsidR="00A02F32" w:rsidRPr="00A02F32" w:rsidRDefault="00A54DD4" w:rsidP="00A54DD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56</w:t>
      </w:r>
      <w:r>
        <w:fldChar w:fldCharType="end"/>
      </w:r>
      <w:r w:rsidR="00810C36">
        <w:t xml:space="preserve"> - Вывод</w:t>
      </w:r>
    </w:p>
    <w:p w14:paraId="5E3BB350" w14:textId="47938269" w:rsidR="00526B54" w:rsidRDefault="00526B54" w:rsidP="00083F6A">
      <w:pPr>
        <w:pStyle w:val="2"/>
      </w:pPr>
      <w:r>
        <w:t>Программа № 3</w:t>
      </w:r>
    </w:p>
    <w:p w14:paraId="00FEC0DA" w14:textId="631584D2" w:rsidR="00444251" w:rsidRPr="00444251" w:rsidRDefault="00444251" w:rsidP="00444251">
      <w:r>
        <w:t>Строка называется палиндромом, если она пишется одинаково в обоих</w:t>
      </w:r>
      <w:r>
        <w:br/>
        <w:t>направлениях. Например, палиндромами в английском языке являются</w:t>
      </w:r>
      <w:r>
        <w:br/>
        <w:t>слова «anna», «civic», «level», «hannah». Напишите программу, запрашивающую у пользователя строку и при помощи цикла определяющую, является ли она палиндромом.</w:t>
      </w:r>
    </w:p>
    <w:p w14:paraId="1789C505" w14:textId="77777777" w:rsidR="00EE6BE8" w:rsidRDefault="00526B54" w:rsidP="00EE6BE8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693CB135" wp14:editId="57A15AF2">
            <wp:extent cx="4707172" cy="28961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14614" cy="29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4188" w14:textId="62F4ED29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57</w:t>
      </w:r>
      <w:r>
        <w:fldChar w:fldCharType="end"/>
      </w:r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72362F8B" w14:textId="511DF3C4" w:rsidR="00A44310" w:rsidRPr="00A44310" w:rsidRDefault="00A44310" w:rsidP="00A44310">
      <w:r w:rsidRPr="00A44310">
        <w:t>Сначала вводим возможный палиндром, затем создаём и который будет служить индексом нашего слова.</w:t>
      </w:r>
      <w:r>
        <w:t xml:space="preserve"> </w:t>
      </w:r>
      <w:r w:rsidRPr="00A44310">
        <w:t xml:space="preserve">Зачем в цикле прокручивает слово с двух </w:t>
      </w:r>
      <w:r w:rsidRPr="00A44310">
        <w:lastRenderedPageBreak/>
        <w:t>сторон, не учитывая букву посередине.</w:t>
      </w:r>
      <w:r>
        <w:t xml:space="preserve"> </w:t>
      </w:r>
      <w:r w:rsidRPr="00A44310">
        <w:t>В случае, если 1 часть и 2 равны то мы вводим соответствующие сообщения.</w:t>
      </w:r>
    </w:p>
    <w:p w14:paraId="46AD379F" w14:textId="77777777" w:rsidR="00A02F32" w:rsidRDefault="00A02F32" w:rsidP="00A02F32">
      <w:r>
        <w:t>Результат работы:</w:t>
      </w:r>
    </w:p>
    <w:p w14:paraId="6E5C48DF" w14:textId="77777777" w:rsidR="00810C36" w:rsidRDefault="00A54DD4" w:rsidP="00810C36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4368D0DA" wp14:editId="752B8174">
            <wp:extent cx="4160529" cy="800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62846" cy="8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1C28" w14:textId="39E3565D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58</w:t>
      </w:r>
      <w:r>
        <w:fldChar w:fldCharType="end"/>
      </w:r>
      <w:r w:rsidRPr="006C5457">
        <w:t xml:space="preserve"> - </w:t>
      </w:r>
      <w:r>
        <w:t>Вывод</w:t>
      </w:r>
    </w:p>
    <w:p w14:paraId="11894416" w14:textId="642AE2EF" w:rsidR="00526B54" w:rsidRDefault="00526B54" w:rsidP="00083F6A">
      <w:pPr>
        <w:pStyle w:val="2"/>
      </w:pPr>
      <w:r>
        <w:t>Программа № 4</w:t>
      </w:r>
    </w:p>
    <w:p w14:paraId="5C50CFAD" w14:textId="3A6ADDBF" w:rsidR="00444251" w:rsidRPr="00444251" w:rsidRDefault="00444251" w:rsidP="00444251">
      <w:r>
        <w:t>В магазине была объявлена скидка размером 60 % на ряд товаров, и для</w:t>
      </w:r>
      <w:r>
        <w:br/>
        <w:t>того чтобы покупатели лучше ориентировались, владелец торговой точки</w:t>
      </w:r>
      <w:r>
        <w:br/>
        <w:t>решил вывесить отдельную таблицу со скидками с указанием уцененных</w:t>
      </w:r>
      <w:r>
        <w:br/>
        <w:t>товаров и их оригинальных цен. Используйте цикл для создания подобной</w:t>
      </w:r>
      <w:r>
        <w:br/>
        <w:t>таблицы, в которой будут исходные цены, суммы скидок и новые цены для</w:t>
      </w:r>
      <w:r>
        <w:br/>
        <w:t>покупок на сумму $4,95, $9,95, $14,95, $19,95 и $24,95. Убедитесь в том,</w:t>
      </w:r>
      <w:r>
        <w:br/>
        <w:t xml:space="preserve">что суммы скидки </w:t>
      </w:r>
      <w:r w:rsidR="000E79EB">
        <w:t>и новые</w:t>
      </w:r>
      <w:r>
        <w:t xml:space="preserve"> цены отображаются с двумя знаками после</w:t>
      </w:r>
      <w:r>
        <w:br/>
        <w:t>запятой.</w:t>
      </w:r>
    </w:p>
    <w:p w14:paraId="422E13D4" w14:textId="77777777" w:rsidR="00EE6BE8" w:rsidRDefault="00526B54" w:rsidP="00EE6BE8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3FBE7758" wp14:editId="6CC9297D">
            <wp:extent cx="6108556" cy="637954"/>
            <wp:effectExtent l="0" t="0" r="381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08556" cy="6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D363" w14:textId="63026023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59</w:t>
      </w:r>
      <w:r>
        <w:fldChar w:fldCharType="end"/>
      </w:r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65870CDA" w14:textId="37EA4AC2" w:rsidR="00A44310" w:rsidRPr="00A44310" w:rsidRDefault="00A44310" w:rsidP="00A44310">
      <w:r w:rsidRPr="00A44310">
        <w:t>Создаём список с оценками, затем в цикле прокручиваем эту эти цены. Сначала обычную цену, потом со скидкой.</w:t>
      </w:r>
      <w:r>
        <w:t xml:space="preserve"> </w:t>
      </w:r>
      <w:r w:rsidRPr="00A44310">
        <w:t>В итоге мы водим стоимость билета с двумя знаками после запятой.</w:t>
      </w:r>
    </w:p>
    <w:p w14:paraId="2F723E31" w14:textId="77777777" w:rsidR="00A02F32" w:rsidRDefault="00A02F32" w:rsidP="00A02F32">
      <w:r>
        <w:t>Результат работы:</w:t>
      </w:r>
    </w:p>
    <w:p w14:paraId="475BB681" w14:textId="77777777" w:rsidR="00810C36" w:rsidRDefault="00A733A0" w:rsidP="00810C36">
      <w:pPr>
        <w:pStyle w:val="a4"/>
      </w:pPr>
      <w:r w:rsidRPr="00A54DD4">
        <w:rPr>
          <w:noProof/>
          <w:lang w:eastAsia="ru-RU"/>
        </w:rPr>
        <w:drawing>
          <wp:inline distT="0" distB="0" distL="0" distR="0" wp14:anchorId="55AE8433" wp14:editId="2312839A">
            <wp:extent cx="5182323" cy="16956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B8C" w14:textId="61137FFF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60</w:t>
      </w:r>
      <w:r>
        <w:fldChar w:fldCharType="end"/>
      </w:r>
      <w:r>
        <w:t xml:space="preserve"> - Вывод</w:t>
      </w:r>
    </w:p>
    <w:p w14:paraId="475FEF6A" w14:textId="31DD8578" w:rsidR="00526B54" w:rsidRDefault="00526B54" w:rsidP="00083F6A">
      <w:pPr>
        <w:pStyle w:val="2"/>
      </w:pPr>
      <w:r>
        <w:lastRenderedPageBreak/>
        <w:t>Программа № 5</w:t>
      </w:r>
    </w:p>
    <w:p w14:paraId="1A5627DC" w14:textId="4DCB6577" w:rsidR="00444251" w:rsidRPr="00444251" w:rsidRDefault="00444251" w:rsidP="00444251">
      <w:r>
        <w:t xml:space="preserve">Необходимо от пользователя принять строку. Если элемент строки является </w:t>
      </w:r>
      <w:r w:rsidR="000E79EB">
        <w:t>четным,</w:t>
      </w:r>
      <w:r>
        <w:t xml:space="preserve"> то перевести символ в нижний регистр. Если элемент строки является не четным перевести символ в верхний регистр</w:t>
      </w:r>
    </w:p>
    <w:p w14:paraId="6AACFE4A" w14:textId="77777777" w:rsidR="00EE6BE8" w:rsidRDefault="00526B54" w:rsidP="00EE6BE8">
      <w:pPr>
        <w:pStyle w:val="a4"/>
      </w:pPr>
      <w:r w:rsidRPr="00526B54">
        <w:rPr>
          <w:noProof/>
          <w:lang w:eastAsia="ru-RU"/>
        </w:rPr>
        <w:drawing>
          <wp:inline distT="0" distB="0" distL="0" distR="0" wp14:anchorId="5C35C5A0" wp14:editId="15EB6DBC">
            <wp:extent cx="5572903" cy="352474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2C96" w14:textId="6B8EF323" w:rsidR="00526B54" w:rsidRPr="00083F6A" w:rsidRDefault="00EE6BE8" w:rsidP="00EE6BE8">
      <w:pPr>
        <w:pStyle w:val="a3"/>
      </w:pPr>
      <w:r>
        <w:t>Рисунок</w:t>
      </w:r>
      <w:r w:rsidRPr="00083F6A">
        <w:t xml:space="preserve"> </w:t>
      </w:r>
      <w:r>
        <w:fldChar w:fldCharType="begin"/>
      </w:r>
      <w:r w:rsidRPr="00083F6A">
        <w:instrText xml:space="preserve"> </w:instrText>
      </w:r>
      <w:r w:rsidRPr="00A44310">
        <w:rPr>
          <w:lang w:val="en-US"/>
        </w:rPr>
        <w:instrText>SEQ</w:instrText>
      </w:r>
      <w:r w:rsidRPr="00083F6A">
        <w:instrText xml:space="preserve"> </w:instrText>
      </w:r>
      <w:r>
        <w:instrText>Рисунок</w:instrText>
      </w:r>
      <w:r w:rsidRPr="00083F6A">
        <w:instrText xml:space="preserve"> \* </w:instrText>
      </w:r>
      <w:r w:rsidRPr="00A44310">
        <w:rPr>
          <w:lang w:val="en-US"/>
        </w:rPr>
        <w:instrText>ARABIC</w:instrText>
      </w:r>
      <w:r w:rsidRPr="00083F6A">
        <w:instrText xml:space="preserve"> </w:instrText>
      </w:r>
      <w:r>
        <w:fldChar w:fldCharType="separate"/>
      </w:r>
      <w:r w:rsidR="007B5C7B" w:rsidRPr="007B5C7B">
        <w:rPr>
          <w:noProof/>
        </w:rPr>
        <w:t>61</w:t>
      </w:r>
      <w:r>
        <w:fldChar w:fldCharType="end"/>
      </w:r>
      <w:r w:rsidR="00810C36" w:rsidRPr="00083F6A">
        <w:t xml:space="preserve"> </w:t>
      </w:r>
      <w:r w:rsidR="00A44310" w:rsidRPr="00083F6A">
        <w:t>–</w:t>
      </w:r>
      <w:r w:rsidR="00810C36" w:rsidRPr="00083F6A">
        <w:t xml:space="preserve"> </w:t>
      </w:r>
      <w:r w:rsidR="00810C36">
        <w:t>Решение</w:t>
      </w:r>
    </w:p>
    <w:p w14:paraId="5C5458D4" w14:textId="77777777" w:rsidR="00A44310" w:rsidRDefault="00A44310" w:rsidP="00A44310">
      <w:r>
        <w:t>Вводим строчку создаём переменную итератора и строчки, затем запускаем цикл. И если элемент чётный и нечётный, то сделаем его в верхнем регистре или в Нижнем регистре, затем всё складываем в одну строчку все элементы и вводим.</w:t>
      </w:r>
    </w:p>
    <w:p w14:paraId="4A10F27C" w14:textId="77777777" w:rsidR="00A02F32" w:rsidRDefault="00A02F32" w:rsidP="00A02F32">
      <w:r>
        <w:t>Результат работы:</w:t>
      </w:r>
    </w:p>
    <w:p w14:paraId="11930F9B" w14:textId="77777777" w:rsidR="00810C36" w:rsidRDefault="00A54DD4" w:rsidP="00810C36">
      <w:pPr>
        <w:pStyle w:val="a4"/>
        <w:spacing w:line="360" w:lineRule="auto"/>
      </w:pPr>
      <w:r w:rsidRPr="00A54DD4">
        <w:rPr>
          <w:noProof/>
          <w:lang w:eastAsia="ru-RU"/>
        </w:rPr>
        <w:drawing>
          <wp:inline distT="0" distB="0" distL="0" distR="0" wp14:anchorId="4FCCF0B9" wp14:editId="043BB6FD">
            <wp:extent cx="3124636" cy="11622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41C" w14:textId="74A4FB67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62</w:t>
      </w:r>
      <w:r>
        <w:fldChar w:fldCharType="end"/>
      </w:r>
      <w:r>
        <w:t xml:space="preserve"> - Вывод</w:t>
      </w:r>
    </w:p>
    <w:p w14:paraId="411BD423" w14:textId="1EC12346" w:rsidR="00EE6BE8" w:rsidRPr="00EE6BE8" w:rsidRDefault="00EE6BE8" w:rsidP="000E79EB">
      <w:r w:rsidRPr="00303694">
        <w:t xml:space="preserve">Вывод: Научились работать с </w:t>
      </w:r>
      <w:r w:rsidR="00A02F32">
        <w:t>циклами</w:t>
      </w:r>
      <w:r w:rsidRPr="00303694">
        <w:t>.</w:t>
      </w:r>
    </w:p>
    <w:p w14:paraId="5A1B3BBF" w14:textId="77777777" w:rsidR="00083F6A" w:rsidRDefault="00083F6A">
      <w:pPr>
        <w:rPr>
          <w:rFonts w:eastAsiaTheme="majorEastAsia" w:cstheme="majorBidi"/>
          <w:szCs w:val="32"/>
        </w:rPr>
      </w:pPr>
      <w:r>
        <w:br w:type="page"/>
      </w:r>
    </w:p>
    <w:p w14:paraId="3F0E5B43" w14:textId="2F0E7E97" w:rsidR="00526B54" w:rsidRDefault="00526B54" w:rsidP="00526B54">
      <w:pPr>
        <w:pStyle w:val="1"/>
      </w:pPr>
      <w:r w:rsidRPr="00303694">
        <w:lastRenderedPageBreak/>
        <w:t>ПРАКТИЧЕСКАЯ РАБОТА №</w:t>
      </w:r>
      <w:r>
        <w:t>3</w:t>
      </w:r>
    </w:p>
    <w:p w14:paraId="4C117A46" w14:textId="3E69AD55" w:rsidR="00526B54" w:rsidRDefault="00526B54" w:rsidP="00083F6A">
      <w:pPr>
        <w:pStyle w:val="a4"/>
      </w:pPr>
      <w:r>
        <w:t>«</w:t>
      </w:r>
      <w:r w:rsidR="00EE6BE8" w:rsidRPr="00EE6BE8">
        <w:t>Списки, словари, кортежи, множества</w:t>
      </w:r>
      <w:r w:rsidRPr="00EE6BE8">
        <w:t>»</w:t>
      </w:r>
    </w:p>
    <w:p w14:paraId="58B47427" w14:textId="6611F606" w:rsidR="00C652EB" w:rsidRPr="00303694" w:rsidRDefault="00C652EB" w:rsidP="00C652EB">
      <w:r w:rsidRPr="00303694">
        <w:t>Цель работы: Научиться работать с</w:t>
      </w:r>
      <w:r w:rsidR="00A02F32">
        <w:t>о словарями, списками, кортежами и множествами</w:t>
      </w:r>
      <w:r w:rsidRPr="00303694">
        <w:t>.</w:t>
      </w:r>
    </w:p>
    <w:p w14:paraId="6D3396E7" w14:textId="79B7A4ED" w:rsidR="00526B54" w:rsidRDefault="00526B54" w:rsidP="00083F6A">
      <w:pPr>
        <w:pStyle w:val="2"/>
      </w:pPr>
      <w:r w:rsidRPr="00303694">
        <w:t>Программа №</w:t>
      </w:r>
      <w:r>
        <w:t xml:space="preserve"> </w:t>
      </w:r>
      <w:r w:rsidRPr="00303694">
        <w:t>1</w:t>
      </w:r>
    </w:p>
    <w:p w14:paraId="153F23EB" w14:textId="1C024942" w:rsidR="00A816DC" w:rsidRPr="00A816DC" w:rsidRDefault="00A816DC" w:rsidP="00A816DC">
      <w:r>
        <w:t xml:space="preserve">Дан массив, состоящий из n кортежей. найдите максимальное число повторений элементов </w:t>
      </w:r>
      <w:r w:rsidR="000E79EB">
        <w:t>в кортежах</w:t>
      </w:r>
      <w:r>
        <w:t>.</w:t>
      </w:r>
    </w:p>
    <w:p w14:paraId="2CBA0130" w14:textId="793897CC" w:rsidR="00EE6BE8" w:rsidRDefault="00A733A0" w:rsidP="00EE6BE8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0B247854" wp14:editId="080108BD">
            <wp:extent cx="5940425" cy="20732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03D7" w14:textId="5054148A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63</w:t>
      </w:r>
      <w:r>
        <w:fldChar w:fldCharType="end"/>
      </w:r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43A43896" w14:textId="3FFD58C8" w:rsidR="00A44310" w:rsidRPr="00A44310" w:rsidRDefault="00A44310" w:rsidP="00A44310">
      <w:r>
        <w:t>Если мы хотим найти максимальное количество повторений, а повторение топора, значит, он нужно прокрутить наш массив в цикле и найти половину от него так мы узнаем округленную округлённое количество повторений в нашем массиве.</w:t>
      </w:r>
    </w:p>
    <w:p w14:paraId="7592A1B6" w14:textId="77777777" w:rsidR="00A44310" w:rsidRPr="00A44310" w:rsidRDefault="00A44310" w:rsidP="00A44310"/>
    <w:p w14:paraId="0733507F" w14:textId="77777777" w:rsidR="00A02F32" w:rsidRDefault="00A02F32" w:rsidP="00A02F32">
      <w:r>
        <w:t>Результат работы:</w:t>
      </w:r>
    </w:p>
    <w:p w14:paraId="131AF56A" w14:textId="77777777" w:rsidR="00810C36" w:rsidRDefault="00A733A0" w:rsidP="00810C3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4E1D68D0" wp14:editId="594ABF64">
            <wp:extent cx="2295845" cy="135273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8B42" w14:textId="5272783D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64</w:t>
      </w:r>
      <w:r>
        <w:fldChar w:fldCharType="end"/>
      </w:r>
      <w:r>
        <w:t xml:space="preserve"> - Вывод</w:t>
      </w:r>
    </w:p>
    <w:p w14:paraId="466D4CE9" w14:textId="2C7C93CB" w:rsidR="00526B54" w:rsidRDefault="00526B54" w:rsidP="00083F6A">
      <w:pPr>
        <w:pStyle w:val="2"/>
      </w:pPr>
      <w:r>
        <w:t>Программа</w:t>
      </w:r>
      <w:r w:rsidRPr="00303694">
        <w:t xml:space="preserve"> №</w:t>
      </w:r>
      <w:r>
        <w:t xml:space="preserve"> </w:t>
      </w:r>
      <w:r w:rsidRPr="00303694">
        <w:t>2</w:t>
      </w:r>
    </w:p>
    <w:p w14:paraId="423EAE75" w14:textId="42FA1DFB" w:rsidR="00A816DC" w:rsidRPr="00A816DC" w:rsidRDefault="00A816DC" w:rsidP="00A816DC">
      <w:r>
        <w:t>Дан словарь данных шаблона "фамилия: {дата рождения, email}", а также дана дата проверки. вывести все фамилии пользователей, которые родились позже этой даты.</w:t>
      </w:r>
    </w:p>
    <w:p w14:paraId="5261DF6F" w14:textId="77777777" w:rsidR="00EE6BE8" w:rsidRDefault="00EE6BE8" w:rsidP="00EE6BE8">
      <w:pPr>
        <w:pStyle w:val="a4"/>
      </w:pPr>
      <w:r w:rsidRPr="00EE6BE8">
        <w:rPr>
          <w:noProof/>
          <w:lang w:eastAsia="ru-RU"/>
        </w:rPr>
        <w:lastRenderedPageBreak/>
        <w:drawing>
          <wp:inline distT="0" distB="0" distL="0" distR="0" wp14:anchorId="0A2D96C3" wp14:editId="11FD7BB4">
            <wp:extent cx="4887007" cy="6011114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5F95" w14:textId="4D0BE260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65</w:t>
      </w:r>
      <w:r>
        <w:fldChar w:fldCharType="end"/>
      </w:r>
      <w:r w:rsidR="00810C36">
        <w:t xml:space="preserve"> </w:t>
      </w:r>
      <w:r w:rsidR="00A44310">
        <w:t>–</w:t>
      </w:r>
      <w:r w:rsidR="00810C36">
        <w:t xml:space="preserve"> Решение</w:t>
      </w:r>
    </w:p>
    <w:p w14:paraId="28C91A58" w14:textId="402BCCBA" w:rsidR="00A44310" w:rsidRPr="00A44310" w:rsidRDefault="00A44310" w:rsidP="00A44310">
      <w:r w:rsidRPr="00A44310">
        <w:t>Создаём список из нескольких словарей в словаре пишем Вот фамилию и почту пользователя затем прокручиваем данные список со словарями и если год больше 2005 выведем фамилию всех остальных кто младше 2005.</w:t>
      </w:r>
    </w:p>
    <w:p w14:paraId="0D553954" w14:textId="77777777" w:rsidR="00A02F32" w:rsidRDefault="00A02F32" w:rsidP="00A02F32">
      <w:r>
        <w:t>Результат работы:</w:t>
      </w:r>
    </w:p>
    <w:p w14:paraId="33A64779" w14:textId="77777777" w:rsidR="00810C36" w:rsidRDefault="000C1891" w:rsidP="00810C36">
      <w:pPr>
        <w:pStyle w:val="a4"/>
      </w:pPr>
      <w:r w:rsidRPr="00A733A0">
        <w:rPr>
          <w:noProof/>
          <w:lang w:eastAsia="ru-RU"/>
        </w:rPr>
        <w:drawing>
          <wp:inline distT="0" distB="0" distL="0" distR="0" wp14:anchorId="01978C61" wp14:editId="2DF12767">
            <wp:extent cx="1848108" cy="87642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9A59" w14:textId="7BCA018A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66</w:t>
      </w:r>
      <w:r>
        <w:fldChar w:fldCharType="end"/>
      </w:r>
      <w:r>
        <w:t xml:space="preserve"> - Вывод</w:t>
      </w:r>
    </w:p>
    <w:p w14:paraId="435BC845" w14:textId="105CF756" w:rsidR="00526B54" w:rsidRDefault="00526B54" w:rsidP="00083F6A">
      <w:pPr>
        <w:pStyle w:val="2"/>
      </w:pPr>
      <w:r>
        <w:lastRenderedPageBreak/>
        <w:t>Программа № 3</w:t>
      </w:r>
    </w:p>
    <w:p w14:paraId="598946DA" w14:textId="29FABFD1" w:rsidR="00A816DC" w:rsidRPr="00A816DC" w:rsidRDefault="00A816DC" w:rsidP="00A816DC">
      <w:r>
        <w:t>Дана строка, состоящая из некоторого количества слов. вывести слова из этой строки без их повторений.</w:t>
      </w:r>
    </w:p>
    <w:p w14:paraId="3FB445EB" w14:textId="77777777" w:rsidR="00EE6BE8" w:rsidRDefault="00EE6BE8" w:rsidP="00EE6BE8">
      <w:pPr>
        <w:pStyle w:val="a4"/>
      </w:pPr>
      <w:r w:rsidRPr="00EE6BE8">
        <w:rPr>
          <w:noProof/>
          <w:lang w:eastAsia="ru-RU"/>
        </w:rPr>
        <w:drawing>
          <wp:inline distT="0" distB="0" distL="0" distR="0" wp14:anchorId="7820E2A4" wp14:editId="79B843E8">
            <wp:extent cx="5940425" cy="10845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E38C" w14:textId="06E0B1D3" w:rsidR="00526B54" w:rsidRDefault="00EE6BE8" w:rsidP="00EE6BE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67</w:t>
      </w:r>
      <w:r>
        <w:fldChar w:fldCharType="end"/>
      </w:r>
      <w:r w:rsidR="00810C36">
        <w:t xml:space="preserve"> - Решение</w:t>
      </w:r>
    </w:p>
    <w:p w14:paraId="50EA151D" w14:textId="77777777" w:rsidR="00A02F32" w:rsidRDefault="00A02F32" w:rsidP="00A02F32">
      <w:r>
        <w:t>Результат работы:</w:t>
      </w:r>
    </w:p>
    <w:p w14:paraId="5AF6111D" w14:textId="77777777" w:rsidR="00810C36" w:rsidRDefault="00810C36" w:rsidP="00810C36">
      <w:pPr>
        <w:pStyle w:val="a4"/>
      </w:pPr>
      <w:r>
        <w:rPr>
          <w:noProof/>
          <w:lang w:eastAsia="ru-RU"/>
        </w:rPr>
        <w:drawing>
          <wp:inline distT="0" distB="0" distL="0" distR="0" wp14:anchorId="3B90B0B8" wp14:editId="38D84EF9">
            <wp:extent cx="2419048" cy="361905"/>
            <wp:effectExtent l="0" t="0" r="63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ADA3" w14:textId="4F946E1A" w:rsidR="00A02F32" w:rsidRPr="00A02F32" w:rsidRDefault="00810C36" w:rsidP="00810C3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68</w:t>
      </w:r>
      <w:r>
        <w:fldChar w:fldCharType="end"/>
      </w:r>
      <w:r w:rsidR="00A1610F">
        <w:t xml:space="preserve"> - Вывод</w:t>
      </w:r>
    </w:p>
    <w:p w14:paraId="430C3B97" w14:textId="139D7B5D" w:rsidR="00526B54" w:rsidRDefault="00526B54" w:rsidP="00083F6A">
      <w:pPr>
        <w:pStyle w:val="2"/>
      </w:pPr>
      <w:r>
        <w:t>Программа № 4</w:t>
      </w:r>
    </w:p>
    <w:p w14:paraId="1B92485F" w14:textId="5EE935F5" w:rsidR="00A816DC" w:rsidRPr="00A816DC" w:rsidRDefault="00A816DC" w:rsidP="00A816DC">
      <w:r>
        <w:t>Напишите программу, которая будет запрашивать у пользователя целочисленные значения и сохранять их в виде списка. Индикатором окончания ввода значений должен служить ноль. Затем программа должна вы- вести на экран все введенные пользователем числа (кроме нуля) в порядке возрастания – по одному значению в строке. Используйте для сортировки</w:t>
      </w:r>
      <w:r>
        <w:br/>
        <w:t>либо метод sort, либо функцию sorted.</w:t>
      </w:r>
    </w:p>
    <w:p w14:paraId="4CB40FD2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6749039C" wp14:editId="44DFEC15">
            <wp:extent cx="5940425" cy="3851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F81" w14:textId="5E2A4C67" w:rsidR="00526B54" w:rsidRDefault="00607106" w:rsidP="006071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69</w:t>
      </w:r>
      <w:r>
        <w:fldChar w:fldCharType="end"/>
      </w:r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48CA445A" w14:textId="77777777" w:rsidR="00A44310" w:rsidRPr="00A44310" w:rsidRDefault="00A44310" w:rsidP="00A44310">
      <w:r w:rsidRPr="00A44310">
        <w:t xml:space="preserve">Создаю список </w:t>
      </w:r>
      <w:r>
        <w:t>в</w:t>
      </w:r>
      <w:r w:rsidRPr="00A44310">
        <w:t>вожу цифру добавляют цифру в массив, если первая цифра этого массива будет 0, то выйдет сообщение о преждевременное завершение программы. Иначе мы вводим цифры, которые мы сразу же, добавляя в наш список и Если наша переменная равна нулю, то мы убираем, текущий 0 сортирует массив И добавляем строчку для вывода, которую в цикле мы заполняем и потом же выводим.</w:t>
      </w:r>
    </w:p>
    <w:p w14:paraId="5A58BC96" w14:textId="77777777" w:rsidR="00A44310" w:rsidRPr="00A44310" w:rsidRDefault="00A44310" w:rsidP="00A44310"/>
    <w:p w14:paraId="05CF0E46" w14:textId="77777777" w:rsidR="00A02F32" w:rsidRDefault="00A02F32" w:rsidP="00A02F32">
      <w:r>
        <w:t>Результат работы:</w:t>
      </w:r>
    </w:p>
    <w:p w14:paraId="680635CC" w14:textId="77777777" w:rsidR="00A1610F" w:rsidRDefault="00A1610F" w:rsidP="00A1610F">
      <w:pPr>
        <w:pStyle w:val="a4"/>
      </w:pPr>
      <w:r w:rsidRPr="00A1610F">
        <w:rPr>
          <w:noProof/>
          <w:lang w:eastAsia="ru-RU"/>
        </w:rPr>
        <w:lastRenderedPageBreak/>
        <w:drawing>
          <wp:inline distT="0" distB="0" distL="0" distR="0" wp14:anchorId="14076ED0" wp14:editId="7C32D496">
            <wp:extent cx="5430008" cy="3534268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A9D5" w14:textId="41832C02" w:rsidR="00A02F32" w:rsidRDefault="00A1610F" w:rsidP="00A1610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70</w:t>
      </w:r>
      <w:r>
        <w:fldChar w:fldCharType="end"/>
      </w:r>
      <w:r>
        <w:t xml:space="preserve"> </w:t>
      </w:r>
      <w:r w:rsidR="00A44310">
        <w:t>–</w:t>
      </w:r>
      <w:r>
        <w:t xml:space="preserve"> Вывод</w:t>
      </w:r>
    </w:p>
    <w:p w14:paraId="6AC934EC" w14:textId="44FF6B60" w:rsidR="00526B54" w:rsidRDefault="00526B54" w:rsidP="00083F6A">
      <w:pPr>
        <w:pStyle w:val="2"/>
      </w:pPr>
      <w:r>
        <w:t>Программа № 5</w:t>
      </w:r>
    </w:p>
    <w:p w14:paraId="15C714D3" w14:textId="13B31E2E" w:rsidR="00A816DC" w:rsidRPr="00A816DC" w:rsidRDefault="00A816DC" w:rsidP="00A816DC">
      <w:r>
        <w:t>Напишите программу, которая, как и в предыдущем случае, будет запрашивать у пользователя целые числа и сохранять их в виде списка. Индикатором окончания ввода значений также должен служить ноль. На этот раз необходимо вывести на экран введенные значения в порядке убывания.</w:t>
      </w:r>
    </w:p>
    <w:p w14:paraId="5E1A76F9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77727A5D" wp14:editId="6997C855">
            <wp:extent cx="5940425" cy="4179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A98B" w14:textId="751A575D" w:rsidR="00526B54" w:rsidRDefault="00607106" w:rsidP="006071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71</w:t>
      </w:r>
      <w:r>
        <w:fldChar w:fldCharType="end"/>
      </w:r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369E66D7" w14:textId="78CA53C9" w:rsidR="00A44310" w:rsidRPr="00A44310" w:rsidRDefault="00A44310" w:rsidP="00A44310">
      <w:r w:rsidRPr="00A44310">
        <w:t>Делаем всё тоже самое, только пишем в 12 строчки скобочках от sort reverse = True Это означает, что мы выведем все значения в обратном порядке, то есть от самого большого до самого маленького.</w:t>
      </w:r>
    </w:p>
    <w:p w14:paraId="6A2BF30F" w14:textId="77777777" w:rsidR="00A02F32" w:rsidRDefault="00A02F32" w:rsidP="00A02F32">
      <w:r>
        <w:t>Результат работы:</w:t>
      </w:r>
    </w:p>
    <w:p w14:paraId="534E2125" w14:textId="77777777" w:rsidR="00A1610F" w:rsidRDefault="00810C36" w:rsidP="00A1610F">
      <w:pPr>
        <w:pStyle w:val="a4"/>
      </w:pPr>
      <w:r w:rsidRPr="00810C36">
        <w:rPr>
          <w:noProof/>
          <w:lang w:eastAsia="ru-RU"/>
        </w:rPr>
        <w:drawing>
          <wp:inline distT="0" distB="0" distL="0" distR="0" wp14:anchorId="4F85E88B" wp14:editId="5F370D09">
            <wp:extent cx="2314898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C1A0" w14:textId="024E045D" w:rsidR="00A02F32" w:rsidRPr="00A02F32" w:rsidRDefault="00A1610F" w:rsidP="00A1610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72</w:t>
      </w:r>
      <w:r>
        <w:fldChar w:fldCharType="end"/>
      </w:r>
      <w:r>
        <w:t xml:space="preserve"> - Вывод</w:t>
      </w:r>
    </w:p>
    <w:p w14:paraId="1124D108" w14:textId="79D06154" w:rsidR="00526B54" w:rsidRDefault="00526B54" w:rsidP="00083F6A">
      <w:pPr>
        <w:pStyle w:val="2"/>
      </w:pPr>
      <w:r w:rsidRPr="00303694">
        <w:t>Программа №</w:t>
      </w:r>
      <w:r>
        <w:t xml:space="preserve"> 6</w:t>
      </w:r>
    </w:p>
    <w:p w14:paraId="4A32C09C" w14:textId="6A7A596F" w:rsidR="00A816DC" w:rsidRPr="00A816DC" w:rsidRDefault="00A816DC" w:rsidP="00A816DC">
      <w:r>
        <w:t xml:space="preserve">Напишите программу, запрашивающую у пользователя целые числа, пока он не оставит строку ввода пустой. После окончания ввода на экран должны быть выведены сначала все отрицательные числа, которые были </w:t>
      </w:r>
      <w:r>
        <w:lastRenderedPageBreak/>
        <w:t>введены, затем нулевые и только после этого положительные. Внутри каждой группы числа должны отображаться в той последовательности, в которой были введены пользователем. Например, если он ввел следующие числа: 3, -4, 1, 0, -1, 0 и -2, вывод должен оказаться таким: -4, -1, -2, 0, 0, 3 и 1. Каждое значение должно отображаться на новой строке</w:t>
      </w:r>
    </w:p>
    <w:p w14:paraId="1D826B45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drawing>
          <wp:inline distT="0" distB="0" distL="0" distR="0" wp14:anchorId="2E64597E" wp14:editId="4F3B53CA">
            <wp:extent cx="5940425" cy="53295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DDA6" w14:textId="5F27601A" w:rsidR="00526B54" w:rsidRDefault="00607106" w:rsidP="006071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73</w:t>
      </w:r>
      <w:r>
        <w:fldChar w:fldCharType="end"/>
      </w:r>
      <w:r w:rsidR="00A1610F">
        <w:t xml:space="preserve"> </w:t>
      </w:r>
      <w:r w:rsidR="0060171B">
        <w:t>–</w:t>
      </w:r>
      <w:r w:rsidR="00A1610F">
        <w:t xml:space="preserve"> Решение</w:t>
      </w:r>
    </w:p>
    <w:p w14:paraId="0AF25103" w14:textId="5703A633" w:rsidR="0060171B" w:rsidRPr="0060171B" w:rsidRDefault="00A44310" w:rsidP="0060171B">
      <w:r w:rsidRPr="00A44310">
        <w:t xml:space="preserve">Создаю список, внутри которого будут три пустых списка, потом я ввожу какое-либо значение в переменную, заполняя в другую переменную пустотой, если переменной вода в равно пустота, то она на вид сообщение о предварительном выполнение программы, иначе у нас преобразуется в число сравнивается с нулём равно это не больше 0 или меньше нуля и распределяет это всё по определённым осину внутри другого массива. Если у нас не равно </w:t>
      </w:r>
      <w:r w:rsidRPr="00A44310">
        <w:lastRenderedPageBreak/>
        <w:t>пустоте, то мы вводим цифру, если у нас же Ведено цифра равна правила, то есть пустоте, то мы вводим всё в одну строчку и затем же вывозим без дополнительного знака запятой.</w:t>
      </w:r>
    </w:p>
    <w:p w14:paraId="4937AE1A" w14:textId="77777777" w:rsidR="00A02F32" w:rsidRDefault="00A02F32" w:rsidP="00A02F32">
      <w:r>
        <w:t>Результат работы:</w:t>
      </w:r>
    </w:p>
    <w:p w14:paraId="2CB90FE0" w14:textId="77777777" w:rsidR="000C1891" w:rsidRDefault="000C1891" w:rsidP="000C1891">
      <w:pPr>
        <w:pStyle w:val="a4"/>
      </w:pPr>
      <w:r w:rsidRPr="000C1891">
        <w:rPr>
          <w:noProof/>
          <w:lang w:eastAsia="ru-RU"/>
        </w:rPr>
        <w:drawing>
          <wp:inline distT="0" distB="0" distL="0" distR="0" wp14:anchorId="107ADD0D" wp14:editId="022DF53E">
            <wp:extent cx="2682086" cy="2370772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86786" cy="23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AEBF" w14:textId="28A4A9BE" w:rsidR="00A02F32" w:rsidRPr="000C1891" w:rsidRDefault="000C1891" w:rsidP="000C189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74</w:t>
      </w:r>
      <w:r>
        <w:fldChar w:fldCharType="end"/>
      </w:r>
      <w:r w:rsidR="00A1610F">
        <w:t xml:space="preserve"> - Вывод</w:t>
      </w:r>
    </w:p>
    <w:p w14:paraId="140AF68F" w14:textId="55EF3715" w:rsidR="00526B54" w:rsidRDefault="00526B54" w:rsidP="00083F6A">
      <w:pPr>
        <w:pStyle w:val="2"/>
      </w:pPr>
      <w:r>
        <w:t>Программа</w:t>
      </w:r>
      <w:r w:rsidRPr="00303694">
        <w:t xml:space="preserve"> №</w:t>
      </w:r>
      <w:r>
        <w:t xml:space="preserve"> 7</w:t>
      </w:r>
    </w:p>
    <w:p w14:paraId="552100E9" w14:textId="47361FDE" w:rsidR="00A816DC" w:rsidRPr="00A816DC" w:rsidRDefault="00A816DC" w:rsidP="00A816DC">
      <w:r>
        <w:t>Напишите функцию с названием reverseLookup, которая будет осуществлять поиск всех ключей в словаре по заданному значению. Функция должна принимать в качестве параметров словарь и значение для поиска и возвращать список ключей̆</w:t>
      </w:r>
      <w:r w:rsidR="00A02F32">
        <w:t xml:space="preserve"> </w:t>
      </w:r>
      <w:r>
        <w:t>(он может быть пустым) из этого словаря, соответствующих переданному значению. В основной программе продемонстрируйте работу функции путем создания словаря и поиска в нем всех ключей по заданному значению. Убедитесь, что функция работает корректно при наличии нескольких ключей для искомого значения, одного ключа и их отсутствии. </w:t>
      </w:r>
    </w:p>
    <w:p w14:paraId="08EEF5C1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lastRenderedPageBreak/>
        <w:drawing>
          <wp:inline distT="0" distB="0" distL="0" distR="0" wp14:anchorId="4D80BE62" wp14:editId="5F149D9A">
            <wp:extent cx="4544059" cy="5229955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9D8" w14:textId="700124FA" w:rsidR="00526B54" w:rsidRDefault="00607106" w:rsidP="006071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75</w:t>
      </w:r>
      <w:r>
        <w:fldChar w:fldCharType="end"/>
      </w:r>
      <w:r w:rsidR="00A1610F">
        <w:t xml:space="preserve"> </w:t>
      </w:r>
      <w:r w:rsidR="00A44310">
        <w:t>–</w:t>
      </w:r>
      <w:r w:rsidR="00A1610F">
        <w:t xml:space="preserve"> Решение</w:t>
      </w:r>
    </w:p>
    <w:p w14:paraId="5A8C39BB" w14:textId="0A01BF25" w:rsidR="00A44310" w:rsidRPr="00A44310" w:rsidRDefault="00A44310" w:rsidP="00A44310">
      <w:r w:rsidRPr="00A44310">
        <w:t>Создаём функцию, которая проверяет все текущие ключи и по значению В приведённом у мною внутри обращение к функции в Форе Затем прописываю все эти словари в списке</w:t>
      </w:r>
      <w:r>
        <w:t xml:space="preserve"> </w:t>
      </w:r>
      <w:r w:rsidRPr="00A44310">
        <w:t>и обращение к ним</w:t>
      </w:r>
      <w:r>
        <w:t>.</w:t>
      </w:r>
    </w:p>
    <w:p w14:paraId="387E44D8" w14:textId="77777777" w:rsidR="00A02F32" w:rsidRDefault="00A02F32" w:rsidP="00A02F32">
      <w:r>
        <w:t>Результат работы:</w:t>
      </w:r>
    </w:p>
    <w:p w14:paraId="5DF0DBAD" w14:textId="77777777" w:rsidR="00A1610F" w:rsidRDefault="00A733A0" w:rsidP="00A1610F">
      <w:pPr>
        <w:pStyle w:val="a4"/>
      </w:pPr>
      <w:r w:rsidRPr="00A733A0">
        <w:rPr>
          <w:noProof/>
          <w:lang w:eastAsia="ru-RU"/>
        </w:rPr>
        <w:lastRenderedPageBreak/>
        <w:drawing>
          <wp:inline distT="0" distB="0" distL="0" distR="0" wp14:anchorId="539C9B7F" wp14:editId="747C2502">
            <wp:extent cx="1027419" cy="2266950"/>
            <wp:effectExtent l="0" t="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29444" cy="22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BF0D" w14:textId="5E24B228" w:rsidR="00A02F32" w:rsidRPr="00A02F32" w:rsidRDefault="00A1610F" w:rsidP="00A1610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76</w:t>
      </w:r>
      <w:r>
        <w:fldChar w:fldCharType="end"/>
      </w:r>
      <w:r>
        <w:t xml:space="preserve"> - Вывод</w:t>
      </w:r>
    </w:p>
    <w:p w14:paraId="6731D84B" w14:textId="3B1C1154" w:rsidR="00526B54" w:rsidRDefault="00526B54" w:rsidP="00083F6A">
      <w:pPr>
        <w:pStyle w:val="2"/>
      </w:pPr>
      <w:r>
        <w:t>Программа № 8</w:t>
      </w:r>
    </w:p>
    <w:p w14:paraId="3ED191E4" w14:textId="000EACB6" w:rsidR="00A816DC" w:rsidRDefault="00A816DC" w:rsidP="00A816DC">
      <w:r>
        <w:t>Напишите программу, определяющую и выводящую на экран количество уникальных символов во введенной пользователем строке. Например, в строке Hello, World! содержится десять уникальных символов, а в строке zzz – один. Используйте словарь или набор для решения этой задачи.</w:t>
      </w:r>
    </w:p>
    <w:p w14:paraId="4E04736B" w14:textId="2450D2E0" w:rsidR="00A44310" w:rsidRPr="00A816DC" w:rsidRDefault="00A44310" w:rsidP="00A816DC">
      <w:r>
        <w:t>Создаём множество, которое уберёт лишние знаки и выведем его  в строку</w:t>
      </w:r>
    </w:p>
    <w:p w14:paraId="636D7ADD" w14:textId="77777777" w:rsidR="00607106" w:rsidRDefault="00607106" w:rsidP="00607106">
      <w:pPr>
        <w:pStyle w:val="a4"/>
      </w:pPr>
      <w:r w:rsidRPr="00607106">
        <w:rPr>
          <w:noProof/>
          <w:lang w:eastAsia="ru-RU"/>
        </w:rPr>
        <w:drawing>
          <wp:inline distT="0" distB="0" distL="0" distR="0" wp14:anchorId="6498E870" wp14:editId="0E8FC9DD">
            <wp:extent cx="5940425" cy="1774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7CB" w14:textId="05185BCF" w:rsidR="00526B54" w:rsidRDefault="00607106" w:rsidP="006071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77</w:t>
      </w:r>
      <w:r>
        <w:fldChar w:fldCharType="end"/>
      </w:r>
      <w:r w:rsidR="00A1610F">
        <w:t xml:space="preserve"> - Решение</w:t>
      </w:r>
    </w:p>
    <w:p w14:paraId="2225A300" w14:textId="77777777" w:rsidR="00A02F32" w:rsidRDefault="00A02F32" w:rsidP="00A02F32">
      <w:r>
        <w:t>Результат работы:</w:t>
      </w:r>
    </w:p>
    <w:p w14:paraId="01092E0E" w14:textId="77777777" w:rsidR="00A1610F" w:rsidRDefault="00810C36" w:rsidP="00A1610F">
      <w:pPr>
        <w:pStyle w:val="a4"/>
      </w:pPr>
      <w:r w:rsidRPr="00810C36">
        <w:rPr>
          <w:noProof/>
          <w:lang w:eastAsia="ru-RU"/>
        </w:rPr>
        <w:drawing>
          <wp:inline distT="0" distB="0" distL="0" distR="0" wp14:anchorId="12CA9CD8" wp14:editId="01EFC5D1">
            <wp:extent cx="3105583" cy="1133633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DE2" w14:textId="0FEB0796" w:rsidR="00A02F32" w:rsidRPr="00A02F32" w:rsidRDefault="00A1610F" w:rsidP="00A1610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B5C7B">
        <w:rPr>
          <w:noProof/>
        </w:rPr>
        <w:t>78</w:t>
      </w:r>
      <w:r>
        <w:fldChar w:fldCharType="end"/>
      </w:r>
      <w:r>
        <w:t xml:space="preserve"> - Вывод</w:t>
      </w:r>
    </w:p>
    <w:p w14:paraId="4CB4AED9" w14:textId="77777777" w:rsidR="00B054A7" w:rsidRPr="00303694" w:rsidRDefault="00607106" w:rsidP="00B054A7">
      <w:pPr>
        <w:rPr>
          <w:ins w:id="1" w:author="Artyom Lisovski" w:date="2022-11-16T23:20:00Z"/>
        </w:rPr>
      </w:pPr>
      <w:r w:rsidRPr="00303694">
        <w:t xml:space="preserve">Вывод: Научились работать </w:t>
      </w:r>
      <w:ins w:id="2" w:author="Artyom Lisovski" w:date="2022-11-16T23:20:00Z">
        <w:r w:rsidR="00B054A7" w:rsidRPr="00303694">
          <w:t>с</w:t>
        </w:r>
        <w:r w:rsidR="00B054A7">
          <w:t>о словарями, списками, кортежами и множествами</w:t>
        </w:r>
        <w:r w:rsidR="00B054A7" w:rsidRPr="00303694">
          <w:t>.</w:t>
        </w:r>
      </w:ins>
    </w:p>
    <w:p w14:paraId="04E26A5C" w14:textId="304F8642" w:rsidR="00083F6A" w:rsidDel="00B054A7" w:rsidRDefault="00607106" w:rsidP="006A4E0A">
      <w:pPr>
        <w:rPr>
          <w:del w:id="3" w:author="Artyom Lisovski" w:date="2022-11-16T23:20:00Z"/>
        </w:rPr>
      </w:pPr>
      <w:del w:id="4" w:author="Artyom Lisovski" w:date="2022-11-16T23:20:00Z">
        <w:r w:rsidRPr="00303694" w:rsidDel="00B054A7">
          <w:lastRenderedPageBreak/>
          <w:delText>с условными конструкциями</w:delText>
        </w:r>
        <w:r w:rsidDel="00B054A7">
          <w:delText>, их выборным вариантом</w:delText>
        </w:r>
        <w:r w:rsidRPr="00303694" w:rsidDel="00B054A7">
          <w:delText xml:space="preserve"> и операторами </w:delText>
        </w:r>
        <w:r w:rsidDel="00B054A7">
          <w:delText>ввода/</w:delText>
        </w:r>
        <w:r w:rsidRPr="00303694" w:rsidDel="00B054A7">
          <w:delText>вывода.</w:delText>
        </w:r>
      </w:del>
    </w:p>
    <w:p w14:paraId="69CC3881" w14:textId="5C60BE13" w:rsidR="00083F6A" w:rsidDel="00B054A7" w:rsidRDefault="00083F6A">
      <w:pPr>
        <w:rPr>
          <w:del w:id="5" w:author="Artyom Lisovski" w:date="2022-11-16T23:20:00Z"/>
        </w:rPr>
      </w:pPr>
      <w:del w:id="6" w:author="Artyom Lisovski" w:date="2022-11-16T23:20:00Z">
        <w:r w:rsidDel="00B054A7">
          <w:br w:type="page"/>
        </w:r>
      </w:del>
    </w:p>
    <w:p w14:paraId="37A0D521" w14:textId="1441495B" w:rsidR="00607106" w:rsidRDefault="00083F6A">
      <w:pPr>
        <w:pStyle w:val="1"/>
        <w:rPr>
          <w:ins w:id="7" w:author="Artyom Lisovski" w:date="2022-11-16T23:21:00Z"/>
        </w:rPr>
      </w:pPr>
      <w:r>
        <w:t>ПРАКТИЧЕСКАЯ РАБОТА №4</w:t>
      </w:r>
    </w:p>
    <w:p w14:paraId="58565A03" w14:textId="0BD7E5C6" w:rsidR="00693014" w:rsidRPr="00693014" w:rsidRDefault="00693014">
      <w:pPr>
        <w:rPr>
          <w:rPrChange w:id="8" w:author="Artyom Lisovski" w:date="2022-11-16T23:21:00Z">
            <w:rPr/>
          </w:rPrChange>
        </w:rPr>
        <w:pPrChange w:id="9" w:author="Artyom Lisovski" w:date="2022-11-16T23:23:00Z">
          <w:pPr>
            <w:pStyle w:val="1"/>
          </w:pPr>
        </w:pPrChange>
      </w:pPr>
      <w:ins w:id="10" w:author="Artyom Lisovski" w:date="2022-11-16T23:22:00Z">
        <w:r w:rsidRPr="00693014">
          <w:t xml:space="preserve"> </w:t>
        </w:r>
        <w:r w:rsidRPr="00303694">
          <w:t>Цель работы: Научиться работать с</w:t>
        </w:r>
      </w:ins>
      <w:ins w:id="11" w:author="Artyom Lisovski" w:date="2022-11-16T23:23:00Z">
        <w:r>
          <w:t xml:space="preserve"> функциями, тайпхинтингом и научиться оформлять функции.</w:t>
        </w:r>
      </w:ins>
    </w:p>
    <w:p w14:paraId="4DD68C37" w14:textId="6B24F7F2" w:rsidR="004A347A" w:rsidRDefault="004A347A" w:rsidP="004A347A">
      <w:pPr>
        <w:pStyle w:val="2"/>
      </w:pPr>
      <w:r w:rsidRPr="00083F6A">
        <w:t>Программа № 1</w:t>
      </w:r>
    </w:p>
    <w:p w14:paraId="148599E4" w14:textId="3B799764" w:rsidR="00B054A7" w:rsidRDefault="004A347A" w:rsidP="00B054A7">
      <w:pPr>
        <w:rPr>
          <w:ins w:id="12" w:author="Artyom Lisovski" w:date="2022-11-16T23:26:00Z"/>
        </w:rPr>
      </w:pPr>
      <w:r>
        <w:t xml:space="preserve">Представьте, что сумма за пользование услугами такси складывается из базового тарифа в размере $4,00 плюс $0,25 за каждые 140 м поездки. Напишите функцию, принимающую в качестве единственного параметра расстояние поездки в километрах и возвращающую итоговую сумму оплаты такси. В </w:t>
      </w:r>
      <w:del w:id="13" w:author="Artyom Lisovski" w:date="2022-11-16T23:08:00Z">
        <w:r w:rsidDel="004A347A">
          <w:delText>основнои</w:delText>
        </w:r>
      </w:del>
      <w:ins w:id="14" w:author="Artyom Lisovski" w:date="2022-11-16T23:08:00Z">
        <w:r>
          <w:t>основной</w:t>
        </w:r>
      </w:ins>
      <w:r>
        <w:t>̆ программе должен демонстрироваться результат вызова функции.</w:t>
      </w:r>
    </w:p>
    <w:p w14:paraId="6A696987" w14:textId="7A2783E9" w:rsidR="00693014" w:rsidRDefault="00693014">
      <w:pPr>
        <w:pStyle w:val="a4"/>
        <w:rPr>
          <w:ins w:id="15" w:author="Artyom Lisovski" w:date="2022-11-16T23:27:00Z"/>
        </w:rPr>
      </w:pPr>
      <w:ins w:id="16" w:author="Artyom Lisovski" w:date="2022-11-16T23:30:00Z">
        <w:r w:rsidRPr="00693014">
          <w:rPr>
            <w:noProof/>
            <w:lang w:eastAsia="ru-RU"/>
          </w:rPr>
          <w:drawing>
            <wp:inline distT="0" distB="0" distL="0" distR="0" wp14:anchorId="33883520" wp14:editId="083C0A9F">
              <wp:extent cx="5940425" cy="3628390"/>
              <wp:effectExtent l="0" t="0" r="3175" b="0"/>
              <wp:docPr id="94" name="Рисунок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628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B1B7C3" w14:textId="69A51B00" w:rsidR="00693014" w:rsidRDefault="00693014">
      <w:pPr>
        <w:pStyle w:val="a3"/>
        <w:rPr>
          <w:ins w:id="17" w:author="Artyom Lisovski" w:date="2022-11-16T23:18:00Z"/>
        </w:rPr>
        <w:pPrChange w:id="18" w:author="Artyom Lisovski" w:date="2022-11-16T23:27:00Z">
          <w:pPr/>
        </w:pPrChange>
      </w:pPr>
      <w:ins w:id="19" w:author="Artyom Lisovski" w:date="2022-11-16T23:27:00Z">
        <w:r>
          <w:t xml:space="preserve">Рисунок </w:t>
        </w:r>
        <w:r>
          <w:fldChar w:fldCharType="begin"/>
        </w:r>
        <w:r>
          <w:instrText xml:space="preserve"> SEQ Рисунок \* ARABIC </w:instrText>
        </w:r>
      </w:ins>
      <w:r>
        <w:fldChar w:fldCharType="separate"/>
      </w:r>
      <w:r w:rsidR="007B5C7B">
        <w:rPr>
          <w:noProof/>
        </w:rPr>
        <w:t>79</w:t>
      </w:r>
      <w:ins w:id="20" w:author="Artyom Lisovski" w:date="2022-11-16T23:27:00Z">
        <w:r>
          <w:fldChar w:fldCharType="end"/>
        </w:r>
      </w:ins>
      <w:r w:rsidR="007B5C7B">
        <w:t xml:space="preserve"> – Решение</w:t>
      </w:r>
    </w:p>
    <w:p w14:paraId="41A68117" w14:textId="06C0262F" w:rsidR="00B054A7" w:rsidRPr="00A02F32" w:rsidRDefault="004A347A" w:rsidP="00B054A7">
      <w:pPr>
        <w:rPr>
          <w:ins w:id="21" w:author="Artyom Lisovski" w:date="2022-11-16T23:18:00Z"/>
        </w:rPr>
      </w:pPr>
      <w:del w:id="22" w:author="Artyom Lisovski" w:date="2022-11-16T23:18:00Z">
        <w:r w:rsidDel="00B054A7">
          <w:br/>
        </w:r>
      </w:del>
      <w:ins w:id="23" w:author="Artyom Lisovski" w:date="2022-11-16T23:18:00Z">
        <w:r w:rsidR="00B054A7">
          <w:t>Результат работы:</w:t>
        </w:r>
      </w:ins>
    </w:p>
    <w:p w14:paraId="3393A48C" w14:textId="77777777" w:rsidR="00693014" w:rsidRDefault="00693014">
      <w:pPr>
        <w:pStyle w:val="a4"/>
        <w:rPr>
          <w:ins w:id="24" w:author="Artyom Lisovski" w:date="2022-11-16T23:29:00Z"/>
        </w:rPr>
      </w:pPr>
      <w:ins w:id="25" w:author="Artyom Lisovski" w:date="2022-11-16T23:27:00Z">
        <w:r w:rsidRPr="00693014">
          <w:rPr>
            <w:noProof/>
            <w:lang w:eastAsia="ru-RU"/>
          </w:rPr>
          <w:drawing>
            <wp:inline distT="0" distB="0" distL="0" distR="0" wp14:anchorId="548C882A" wp14:editId="2E509FC1">
              <wp:extent cx="2743583" cy="762106"/>
              <wp:effectExtent l="0" t="0" r="0" b="0"/>
              <wp:docPr id="59" name="Рисунок 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43583" cy="762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93D867" w14:textId="3EA1D8BA" w:rsidR="004A347A" w:rsidDel="00B054A7" w:rsidRDefault="00693014">
      <w:pPr>
        <w:pStyle w:val="a3"/>
        <w:rPr>
          <w:del w:id="26" w:author="Artyom Lisovski" w:date="2022-11-16T23:16:00Z"/>
        </w:rPr>
        <w:pPrChange w:id="27" w:author="Artyom Lisovski" w:date="2022-11-16T23:28:00Z">
          <w:pPr/>
        </w:pPrChange>
      </w:pPr>
      <w:ins w:id="28" w:author="Artyom Lisovski" w:date="2022-11-16T23:29:00Z">
        <w:r>
          <w:t xml:space="preserve">Рисунок </w:t>
        </w:r>
        <w:r>
          <w:rPr>
            <w:iCs w:val="0"/>
          </w:rPr>
          <w:fldChar w:fldCharType="begin"/>
        </w:r>
        <w:r>
          <w:instrText xml:space="preserve"> SEQ Рисунок \* ARABIC </w:instrText>
        </w:r>
      </w:ins>
      <w:r>
        <w:rPr>
          <w:iCs w:val="0"/>
        </w:rPr>
        <w:fldChar w:fldCharType="separate"/>
      </w:r>
      <w:r w:rsidR="007B5C7B">
        <w:rPr>
          <w:noProof/>
        </w:rPr>
        <w:t>80</w:t>
      </w:r>
      <w:ins w:id="29" w:author="Artyom Lisovski" w:date="2022-11-16T23:29:00Z">
        <w:r>
          <w:rPr>
            <w:iCs w:val="0"/>
          </w:rPr>
          <w:fldChar w:fldCharType="end"/>
        </w:r>
      </w:ins>
      <w:r w:rsidR="007B5C7B">
        <w:rPr>
          <w:iCs w:val="0"/>
        </w:rPr>
        <w:t xml:space="preserve"> – Результат</w:t>
      </w:r>
    </w:p>
    <w:p w14:paraId="6DE05340" w14:textId="450B9207" w:rsidR="004A347A" w:rsidDel="00B054A7" w:rsidRDefault="004A347A">
      <w:pPr>
        <w:pStyle w:val="a3"/>
        <w:rPr>
          <w:del w:id="30" w:author="Artyom Lisovski" w:date="2022-11-16T23:12:00Z"/>
        </w:rPr>
        <w:pPrChange w:id="31" w:author="Artyom Lisovski" w:date="2022-11-16T23:28:00Z">
          <w:pPr/>
        </w:pPrChange>
      </w:pPr>
      <w:del w:id="32" w:author="Artyom Lisovski" w:date="2022-11-16T23:12:00Z">
        <w:r w:rsidDel="00B054A7">
          <w:delText xml:space="preserve">Интернет-магазин предоставляет услугу экспресс-доставки для части своих товаров по цене $10,95 за </w:delText>
        </w:r>
      </w:del>
      <w:del w:id="33" w:author="Artyom Lisovski" w:date="2022-11-16T23:09:00Z">
        <w:r w:rsidDel="004A347A">
          <w:delText>первыи</w:delText>
        </w:r>
      </w:del>
      <w:del w:id="34" w:author="Artyom Lisovski" w:date="2022-11-16T23:12:00Z">
        <w:r w:rsidDel="00B054A7">
          <w:delText>̆ товар в заказе и $2,95 – за все последующие. Напишите функцию, принимающую в качестве единствен</w:delText>
        </w:r>
      </w:del>
      <w:del w:id="35" w:author="Artyom Lisovski" w:date="2022-11-16T23:09:00Z">
        <w:r w:rsidDel="004A347A">
          <w:delText>- </w:delText>
        </w:r>
      </w:del>
      <w:del w:id="36" w:author="Artyom Lisovski" w:date="2022-11-16T23:12:00Z">
        <w:r w:rsidDel="00B054A7">
          <w:delText xml:space="preserve">ного параметра количество товаров в заказе и возвращающую общую сумму доставки. В </w:delText>
        </w:r>
      </w:del>
      <w:del w:id="37" w:author="Artyom Lisovski" w:date="2022-11-16T23:09:00Z">
        <w:r w:rsidDel="004A347A">
          <w:delText>основнои</w:delText>
        </w:r>
      </w:del>
      <w:del w:id="38" w:author="Artyom Lisovski" w:date="2022-11-16T23:12:00Z">
        <w:r w:rsidDel="00B054A7">
          <w:delText>̆ программе должны производиться запрос количества позиций в заказе у пользователя и отображаться на экране сумма доставки.</w:delText>
        </w:r>
        <w:r w:rsidDel="00B054A7">
          <w:br/>
        </w:r>
      </w:del>
    </w:p>
    <w:p w14:paraId="1106E222" w14:textId="730D664D" w:rsidR="004A347A" w:rsidDel="00B054A7" w:rsidRDefault="004A347A">
      <w:pPr>
        <w:pStyle w:val="a3"/>
        <w:rPr>
          <w:del w:id="39" w:author="Artyom Lisovski" w:date="2022-11-16T23:12:00Z"/>
        </w:rPr>
        <w:pPrChange w:id="40" w:author="Artyom Lisovski" w:date="2022-11-16T23:28:00Z">
          <w:pPr/>
        </w:pPrChange>
      </w:pPr>
      <w:del w:id="41" w:author="Artyom Lisovski" w:date="2022-11-16T23:12:00Z">
        <w:r w:rsidDel="00B054A7">
          <w:delText>Простое число представляет собой число, большее единицы, которое без остатка делится лишь на само себя и единицу. Напишите функцию для определения того, является ли введенное число простым. Возвращаемое значение должно быть либо True, либо False. В основной программе, как и ожидается, пользователь должен ввести целое число и получить ответ о том, является ли оно простым. Убедитесь, что основная программа не будет запускаться, если файл импортирован в другой файл в качестве</w:delText>
        </w:r>
        <w:r w:rsidDel="00B054A7">
          <w:br/>
          <w:delText>модуля.</w:delText>
        </w:r>
        <w:r w:rsidDel="00B054A7">
          <w:br/>
        </w:r>
      </w:del>
    </w:p>
    <w:p w14:paraId="19D302EB" w14:textId="632101AE" w:rsidR="004A347A" w:rsidDel="00B054A7" w:rsidRDefault="004A347A">
      <w:pPr>
        <w:pStyle w:val="a3"/>
        <w:rPr>
          <w:del w:id="42" w:author="Artyom Lisovski" w:date="2022-11-16T23:16:00Z"/>
          <w:moveFrom w:id="43" w:author="Artyom Lisovski" w:date="2022-11-16T23:13:00Z"/>
        </w:rPr>
        <w:pPrChange w:id="44" w:author="Artyom Lisovski" w:date="2022-11-16T23:28:00Z">
          <w:pPr/>
        </w:pPrChange>
      </w:pPr>
      <w:moveFromRangeStart w:id="45" w:author="Artyom Lisovski" w:date="2022-11-16T23:13:00Z" w:name="move119532810"/>
      <w:moveFrom w:id="46" w:author="Artyom Lisovski" w:date="2022-11-16T23:13:00Z">
        <w:del w:id="47" w:author="Artyom Lisovski" w:date="2022-11-16T23:16:00Z">
          <w:r w:rsidDel="00B054A7">
            <w:delText>Напишите функцию, принимающую на вход два целочисленных параметра, представляющих числитель и знаменатель дроби. В теле функции должно выполняться максимально возможное сокращение дроби, а полученные в итоге числитель и знаменатель должны быть возвращены исходной̆ программе. Например, если на вход функции передать числа 6 и 63, числитель и знаменатель итоговой дроби должны быть 2 и 21. В основной̆ программе нужно запросить у пользователя числитель и знаменатель исходной̆ дроби, передать их в функцию и вывести на экран результат.</w:delText>
          </w:r>
          <w:r w:rsidDel="00B054A7">
            <w:br/>
          </w:r>
        </w:del>
      </w:moveFrom>
    </w:p>
    <w:moveFromRangeEnd w:id="45"/>
    <w:p w14:paraId="0448EE69" w14:textId="557C99CE" w:rsidR="004A347A" w:rsidRPr="004A347A" w:rsidRDefault="004A347A">
      <w:pPr>
        <w:pStyle w:val="a3"/>
        <w:pPrChange w:id="48" w:author="Artyom Lisovski" w:date="2022-11-16T23:28:00Z">
          <w:pPr/>
        </w:pPrChange>
      </w:pPr>
      <w:del w:id="49" w:author="Artyom Lisovski" w:date="2022-11-16T23:16:00Z">
        <w:r w:rsidDel="00B054A7">
          <w:delText xml:space="preserve">Представьте, что в вашем регионе устаревшим является формат номерных автомобильных знаков из трех букв, следом за которыми идут три цифры. Когда все номера такого шаблона закончились, было решено обновить формат, поставив в начало четыре цифры, а за ними три буквы. Напишите функцию, которая будет генерировать случайный̆ </w:delText>
        </w:r>
      </w:del>
      <w:del w:id="50" w:author="Artyom Lisovski" w:date="2022-11-16T23:08:00Z">
        <w:r w:rsidDel="004A347A">
          <w:delText>номернои</w:delText>
        </w:r>
      </w:del>
      <w:del w:id="51" w:author="Artyom Lisovski" w:date="2022-11-16T23:16:00Z">
        <w:r w:rsidDel="00B054A7">
          <w:delText xml:space="preserve">̆ знак. При этом номера в старом и новом форматах должны создаваться примерно с </w:delText>
        </w:r>
      </w:del>
      <w:del w:id="52" w:author="Artyom Lisovski" w:date="2022-11-16T23:08:00Z">
        <w:r w:rsidDel="004A347A">
          <w:delText>одинаковои</w:delText>
        </w:r>
      </w:del>
      <w:del w:id="53" w:author="Artyom Lisovski" w:date="2022-11-16T23:16:00Z">
        <w:r w:rsidDel="00B054A7">
          <w:delText xml:space="preserve">̆ вероятностью. В </w:delText>
        </w:r>
      </w:del>
      <w:del w:id="54" w:author="Artyom Lisovski" w:date="2022-11-16T23:08:00Z">
        <w:r w:rsidDel="004A347A">
          <w:delText>основнои</w:delText>
        </w:r>
      </w:del>
      <w:del w:id="55" w:author="Artyom Lisovski" w:date="2022-11-16T23:16:00Z">
        <w:r w:rsidDel="00B054A7">
          <w:delText>̆ программе нужно сгенерировать и вывести на экран случайный номерной знак.</w:delText>
        </w:r>
      </w:del>
    </w:p>
    <w:p w14:paraId="33F1F64E" w14:textId="77777777" w:rsidR="004A347A" w:rsidRDefault="004A347A" w:rsidP="004A347A">
      <w:pPr>
        <w:pStyle w:val="2"/>
      </w:pPr>
      <w:r>
        <w:lastRenderedPageBreak/>
        <w:t>Программа</w:t>
      </w:r>
      <w:r w:rsidRPr="00303694">
        <w:t xml:space="preserve"> №</w:t>
      </w:r>
      <w:r>
        <w:t xml:space="preserve"> </w:t>
      </w:r>
      <w:r w:rsidRPr="00303694">
        <w:t>2</w:t>
      </w:r>
    </w:p>
    <w:p w14:paraId="12DAC493" w14:textId="1062B37F" w:rsidR="00B054A7" w:rsidRDefault="00B054A7" w:rsidP="00B054A7">
      <w:pPr>
        <w:rPr>
          <w:ins w:id="56" w:author="Artyom Lisovski" w:date="2022-11-16T23:32:00Z"/>
        </w:rPr>
      </w:pPr>
      <w:ins w:id="57" w:author="Artyom Lisovski" w:date="2022-11-16T23:12:00Z">
        <w:r>
          <w:t>Интернет-магазин предоставляет услугу экспресс-доставки для части своих товаров по цене $10,95 за первый̆ товар в заказе и $2,95 – за все последующие. Напишите функцию, принимающую в качестве единственного параметра количество товаров в заказе и возвращающую общую сумму доставки. В основной̆ программе должны производиться запрос количества позиций в заказе у пользователя и отображаться на экране сумма доставки.</w:t>
        </w:r>
      </w:ins>
    </w:p>
    <w:p w14:paraId="21F886D5" w14:textId="77777777" w:rsidR="00693014" w:rsidRDefault="00693014">
      <w:pPr>
        <w:pStyle w:val="a4"/>
        <w:rPr>
          <w:ins w:id="58" w:author="Artyom Lisovski" w:date="2022-11-16T23:33:00Z"/>
        </w:rPr>
      </w:pPr>
      <w:ins w:id="59" w:author="Artyom Lisovski" w:date="2022-11-16T23:32:00Z">
        <w:r w:rsidRPr="00693014">
          <w:rPr>
            <w:noProof/>
            <w:lang w:eastAsia="ru-RU"/>
          </w:rPr>
          <w:drawing>
            <wp:inline distT="0" distB="0" distL="0" distR="0" wp14:anchorId="10142955" wp14:editId="07B53616">
              <wp:extent cx="5940425" cy="3755390"/>
              <wp:effectExtent l="0" t="0" r="3175" b="0"/>
              <wp:docPr id="95" name="Рисунок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755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8CCDB4" w14:textId="5220B513" w:rsidR="00693014" w:rsidRDefault="00693014">
      <w:pPr>
        <w:pStyle w:val="a3"/>
        <w:rPr>
          <w:ins w:id="60" w:author="Artyom Lisovski" w:date="2022-11-16T23:12:00Z"/>
        </w:rPr>
        <w:pPrChange w:id="61" w:author="Artyom Lisovski" w:date="2022-11-16T23:33:00Z">
          <w:pPr/>
        </w:pPrChange>
      </w:pPr>
      <w:ins w:id="62" w:author="Artyom Lisovski" w:date="2022-11-16T23:33:00Z">
        <w:r>
          <w:t xml:space="preserve">Рисунок </w:t>
        </w:r>
        <w:r>
          <w:fldChar w:fldCharType="begin"/>
        </w:r>
        <w:r>
          <w:instrText xml:space="preserve"> SEQ Рисунок \* ARABIC </w:instrText>
        </w:r>
      </w:ins>
      <w:r>
        <w:fldChar w:fldCharType="separate"/>
      </w:r>
      <w:r w:rsidR="007B5C7B">
        <w:rPr>
          <w:noProof/>
        </w:rPr>
        <w:t>81</w:t>
      </w:r>
      <w:ins w:id="63" w:author="Artyom Lisovski" w:date="2022-11-16T23:33:00Z">
        <w:r>
          <w:fldChar w:fldCharType="end"/>
        </w:r>
      </w:ins>
      <w:r w:rsidR="007B5C7B">
        <w:t xml:space="preserve"> – Решение</w:t>
      </w:r>
    </w:p>
    <w:p w14:paraId="6482CAA7" w14:textId="55EC6517" w:rsidR="004A347A" w:rsidRPr="00444251" w:rsidDel="00B054A7" w:rsidRDefault="004A347A">
      <w:pPr>
        <w:rPr>
          <w:del w:id="64" w:author="Artyom Lisovski" w:date="2022-11-16T23:17:00Z"/>
        </w:rPr>
      </w:pPr>
      <w:del w:id="65" w:author="Artyom Lisovski" w:date="2022-11-16T23:10:00Z">
        <w:r w:rsidDel="004A347A">
          <w:delText>В зоопарке цена входного билета зависит от возраста посетителя. Дети до двух лет допускаются бесплатно. Дети в возрасте от трех до 12 лет могут</w:delText>
        </w:r>
        <w:r w:rsidDel="004A347A">
          <w:br/>
          <w:delText>посещать зоопарк за $14,00. Пенсионерам старше 65 лет вход обойдется</w:delText>
        </w:r>
        <w:r w:rsidDel="004A347A">
          <w:br/>
          <w:delText>в $18,00, а обычный взрослый билет стоит $23,00.</w:delText>
        </w:r>
        <w:r w:rsidDel="004A347A">
          <w:br/>
          <w:delText>Напишите программу, которая будет запрашивать возраст всех посетителей в группе (по одному за раз) и выводить общую цену билетов для посещения зоопарка этой группой. Общую цену билетов</w:delText>
        </w:r>
        <w:r w:rsidDel="004A347A">
          <w:br/>
          <w:delText>стоит выводить в формате с двумя знаками после запятой.  </w:delText>
        </w:r>
      </w:del>
    </w:p>
    <w:p w14:paraId="08A54AFA" w14:textId="3ECB9CB3" w:rsidR="004A347A" w:rsidDel="00B054A7" w:rsidRDefault="004A347A">
      <w:pPr>
        <w:rPr>
          <w:del w:id="66" w:author="Artyom Lisovski" w:date="2022-11-16T23:17:00Z"/>
        </w:rPr>
        <w:pPrChange w:id="67" w:author="Artyom Lisovski" w:date="2022-11-16T23:17:00Z">
          <w:pPr>
            <w:pStyle w:val="a4"/>
          </w:pPr>
        </w:pPrChange>
      </w:pPr>
      <w:del w:id="68" w:author="Artyom Lisovski" w:date="2022-11-16T23:17:00Z">
        <w:r w:rsidRPr="00526B54" w:rsidDel="00B054A7">
          <w:rPr>
            <w:noProof/>
            <w:lang w:eastAsia="ru-RU"/>
          </w:rPr>
          <w:drawing>
            <wp:inline distT="0" distB="0" distL="0" distR="0" wp14:anchorId="6AED3307" wp14:editId="723051D1">
              <wp:extent cx="4882543" cy="3668233"/>
              <wp:effectExtent l="0" t="0" r="0" b="8890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1545" cy="36749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83A1849" w14:textId="394C58AD" w:rsidR="004A347A" w:rsidDel="00B054A7" w:rsidRDefault="004A347A">
      <w:pPr>
        <w:rPr>
          <w:del w:id="69" w:author="Artyom Lisovski" w:date="2022-11-16T23:17:00Z"/>
        </w:rPr>
        <w:pPrChange w:id="70" w:author="Artyom Lisovski" w:date="2022-11-16T23:17:00Z">
          <w:pPr>
            <w:pStyle w:val="a3"/>
          </w:pPr>
        </w:pPrChange>
      </w:pPr>
      <w:del w:id="71" w:author="Artyom Lisovski" w:date="2022-11-16T23:17:00Z">
        <w:r w:rsidDel="00B054A7">
          <w:delText xml:space="preserve">Рисунок </w:delText>
        </w:r>
        <w:r w:rsidDel="00B054A7">
          <w:fldChar w:fldCharType="begin"/>
        </w:r>
        <w:r w:rsidDel="00B054A7">
          <w:delInstrText xml:space="preserve"> SEQ Рисунок \* ARABIC </w:delInstrText>
        </w:r>
        <w:r w:rsidDel="00B054A7">
          <w:fldChar w:fldCharType="separate"/>
        </w:r>
        <w:r w:rsidDel="00B054A7">
          <w:rPr>
            <w:noProof/>
          </w:rPr>
          <w:delText>55</w:delText>
        </w:r>
        <w:r w:rsidDel="00B054A7">
          <w:fldChar w:fldCharType="end"/>
        </w:r>
        <w:r w:rsidDel="00B054A7">
          <w:delText xml:space="preserve"> – Решение</w:delText>
        </w:r>
      </w:del>
    </w:p>
    <w:p w14:paraId="77C27C96" w14:textId="179E48CC" w:rsidR="004A347A" w:rsidRPr="00A44310" w:rsidDel="00B054A7" w:rsidRDefault="004A347A" w:rsidP="004A347A">
      <w:pPr>
        <w:rPr>
          <w:del w:id="72" w:author="Artyom Lisovski" w:date="2022-11-16T23:17:00Z"/>
        </w:rPr>
      </w:pPr>
      <w:del w:id="73" w:author="Artyom Lisovski" w:date="2022-11-16T23:17:00Z">
        <w:r w:rsidRPr="00A44310" w:rsidDel="00B054A7">
          <w:delText>Вот количество человек в группе для итерации цикла for. Для каждого человека в группе мы прокручиваем цикл. Сколько тебе лет-то переменную, которую записываем и проверяем в дальнейшем при определённых условиях.</w:delText>
        </w:r>
      </w:del>
    </w:p>
    <w:p w14:paraId="7B327F0C" w14:textId="2FD51AAA" w:rsidR="004A347A" w:rsidDel="00693014" w:rsidRDefault="004A347A">
      <w:pPr>
        <w:rPr>
          <w:del w:id="74" w:author="Artyom Lisovski" w:date="2022-11-16T23:17:00Z"/>
        </w:rPr>
        <w:pPrChange w:id="75" w:author="Artyom Lisovski" w:date="2022-11-16T23:17:00Z">
          <w:pPr>
            <w:pStyle w:val="a3"/>
          </w:pPr>
        </w:pPrChange>
      </w:pPr>
      <w:r>
        <w:t>Результат работы:</w:t>
      </w:r>
    </w:p>
    <w:p w14:paraId="1D6CCB25" w14:textId="77777777" w:rsidR="00693014" w:rsidRDefault="00693014">
      <w:pPr>
        <w:rPr>
          <w:ins w:id="76" w:author="Artyom Lisovski" w:date="2022-11-16T23:33:00Z"/>
        </w:rPr>
      </w:pPr>
    </w:p>
    <w:p w14:paraId="29C5CF56" w14:textId="77777777" w:rsidR="0038198D" w:rsidRDefault="00693014">
      <w:pPr>
        <w:pStyle w:val="a4"/>
        <w:rPr>
          <w:ins w:id="77" w:author="Artyom Lisovski" w:date="2022-11-16T23:34:00Z"/>
        </w:rPr>
      </w:pPr>
      <w:ins w:id="78" w:author="Artyom Lisovski" w:date="2022-11-16T23:33:00Z">
        <w:r w:rsidRPr="00693014">
          <w:rPr>
            <w:noProof/>
            <w:lang w:eastAsia="ru-RU"/>
          </w:rPr>
          <w:drawing>
            <wp:inline distT="0" distB="0" distL="0" distR="0" wp14:anchorId="15751616" wp14:editId="47DD1951">
              <wp:extent cx="4515480" cy="1105054"/>
              <wp:effectExtent l="0" t="0" r="0" b="0"/>
              <wp:docPr id="96" name="Рисунок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15480" cy="11050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40F99A" w14:textId="4578FE4E" w:rsidR="004A347A" w:rsidDel="00B054A7" w:rsidRDefault="0038198D">
      <w:pPr>
        <w:pStyle w:val="a3"/>
        <w:rPr>
          <w:del w:id="79" w:author="Artyom Lisovski" w:date="2022-11-16T23:17:00Z"/>
        </w:rPr>
        <w:pPrChange w:id="80" w:author="Artyom Lisovski" w:date="2022-11-16T23:34:00Z">
          <w:pPr>
            <w:pStyle w:val="a4"/>
          </w:pPr>
        </w:pPrChange>
      </w:pPr>
      <w:ins w:id="81" w:author="Artyom Lisovski" w:date="2022-11-16T23:34:00Z">
        <w:r>
          <w:t xml:space="preserve">Рисунок </w:t>
        </w:r>
        <w:r>
          <w:rPr>
            <w:iCs w:val="0"/>
          </w:rPr>
          <w:fldChar w:fldCharType="begin"/>
        </w:r>
        <w:r>
          <w:instrText xml:space="preserve"> SEQ Рисунок \* ARABIC </w:instrText>
        </w:r>
      </w:ins>
      <w:r>
        <w:rPr>
          <w:iCs w:val="0"/>
        </w:rPr>
        <w:fldChar w:fldCharType="separate"/>
      </w:r>
      <w:ins w:id="82" w:author="Artyom Lisovski" w:date="2022-11-16T23:34:00Z">
        <w:r>
          <w:rPr>
            <w:noProof/>
          </w:rPr>
          <w:t>82</w:t>
        </w:r>
        <w:r>
          <w:rPr>
            <w:iCs w:val="0"/>
          </w:rPr>
          <w:fldChar w:fldCharType="end"/>
        </w:r>
      </w:ins>
      <w:r w:rsidR="007B5C7B">
        <w:rPr>
          <w:iCs w:val="0"/>
        </w:rPr>
        <w:t xml:space="preserve"> – Результат</w:t>
      </w:r>
      <w:del w:id="83" w:author="Artyom Lisovski" w:date="2022-11-16T23:17:00Z">
        <w:r w:rsidR="004A347A" w:rsidRPr="00A54DD4" w:rsidDel="00B054A7">
          <w:rPr>
            <w:iCs w:val="0"/>
            <w:noProof/>
            <w:lang w:eastAsia="ru-RU"/>
          </w:rPr>
          <w:drawing>
            <wp:inline distT="0" distB="0" distL="0" distR="0" wp14:anchorId="23DEC459" wp14:editId="0647B8DF">
              <wp:extent cx="2724530" cy="1886213"/>
              <wp:effectExtent l="0" t="0" r="0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24530" cy="18862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6B467BA" w14:textId="7E802665" w:rsidR="004A347A" w:rsidRPr="00A02F32" w:rsidRDefault="004A347A">
      <w:pPr>
        <w:pStyle w:val="a3"/>
      </w:pPr>
      <w:del w:id="84" w:author="Artyom Lisovski" w:date="2022-11-16T23:17:00Z">
        <w:r w:rsidDel="00B054A7">
          <w:delText xml:space="preserve">Рисунок </w:delText>
        </w:r>
        <w:r w:rsidDel="00B054A7">
          <w:fldChar w:fldCharType="begin"/>
        </w:r>
        <w:r w:rsidDel="00B054A7">
          <w:delInstrText xml:space="preserve"> SEQ Рисунок \* ARABIC </w:delInstrText>
        </w:r>
        <w:r w:rsidDel="00B054A7">
          <w:fldChar w:fldCharType="separate"/>
        </w:r>
        <w:r w:rsidDel="00B054A7">
          <w:rPr>
            <w:noProof/>
          </w:rPr>
          <w:delText>56</w:delText>
        </w:r>
        <w:r w:rsidDel="00B054A7">
          <w:fldChar w:fldCharType="end"/>
        </w:r>
        <w:r w:rsidDel="00B054A7">
          <w:delText xml:space="preserve"> - Вывод</w:delText>
        </w:r>
      </w:del>
    </w:p>
    <w:p w14:paraId="31FC4228" w14:textId="77777777" w:rsidR="004A347A" w:rsidRDefault="004A347A" w:rsidP="004A347A">
      <w:pPr>
        <w:pStyle w:val="2"/>
      </w:pPr>
      <w:r>
        <w:t>Программа № 3</w:t>
      </w:r>
    </w:p>
    <w:p w14:paraId="3582CE7A" w14:textId="3738336A" w:rsidR="004A347A" w:rsidDel="0038198D" w:rsidRDefault="004A347A">
      <w:pPr>
        <w:rPr>
          <w:del w:id="85" w:author="Artyom Lisovski" w:date="2022-11-16T23:34:00Z"/>
        </w:rPr>
      </w:pPr>
      <w:del w:id="86" w:author="Artyom Lisovski" w:date="2022-11-16T23:10:00Z">
        <w:r w:rsidDel="004A347A">
          <w:delText>Строка называется палиндромом, если она пишется одинаково в обоих</w:delText>
        </w:r>
        <w:r w:rsidDel="004A347A">
          <w:br/>
          <w:delText>направлениях. Например, палиндромами в английском языке являются</w:delText>
        </w:r>
        <w:r w:rsidDel="004A347A">
          <w:br/>
          <w:delText>слова «anna», «civic», «level», «hannah». Напишите программу, запрашивающую у пользователя строку и при помощи цикла определяющую, является ли она палиндромом.</w:delText>
        </w:r>
      </w:del>
      <w:ins w:id="87" w:author="Artyom Lisovski" w:date="2022-11-16T23:10:00Z">
        <w:r>
          <w:t xml:space="preserve"> </w:t>
        </w:r>
      </w:ins>
      <w:ins w:id="88" w:author="Artyom Lisovski" w:date="2022-11-16T23:12:00Z">
        <w:r w:rsidR="00B054A7">
          <w:t xml:space="preserve">Простое число представляет собой̆ число, большее единицы, которое без остатка делится лишь на само себя и единицу. Напишите функцию для определения того, является ли введенное число простым. Возвращаемое </w:t>
        </w:r>
        <w:r w:rsidR="00B054A7">
          <w:lastRenderedPageBreak/>
          <w:t>значение должно быть либо True, либо False. В основной программе, как и ожидается, пользователь должен ввести целое число и получить ответ о том, является ли оно простым. Убедитесь, что основная программа не будет запускаться, если файл импортирован в д</w:t>
        </w:r>
        <w:r w:rsidR="0038198D">
          <w:t>ругой файл в качестве</w:t>
        </w:r>
        <w:r w:rsidR="0038198D">
          <w:br/>
          <w:t>модуля.</w:t>
        </w:r>
      </w:ins>
    </w:p>
    <w:p w14:paraId="02193F4E" w14:textId="77777777" w:rsidR="0038198D" w:rsidRPr="00444251" w:rsidRDefault="0038198D">
      <w:pPr>
        <w:rPr>
          <w:ins w:id="89" w:author="Artyom Lisovski" w:date="2022-11-16T23:34:00Z"/>
        </w:rPr>
      </w:pPr>
    </w:p>
    <w:p w14:paraId="275ED849" w14:textId="77777777" w:rsidR="0038198D" w:rsidRDefault="0038198D">
      <w:pPr>
        <w:pStyle w:val="a4"/>
        <w:rPr>
          <w:ins w:id="90" w:author="Artyom Lisovski" w:date="2022-11-16T23:35:00Z"/>
        </w:rPr>
      </w:pPr>
      <w:ins w:id="91" w:author="Artyom Lisovski" w:date="2022-11-16T23:35:00Z">
        <w:r w:rsidRPr="0038198D">
          <w:rPr>
            <w:noProof/>
            <w:lang w:eastAsia="ru-RU"/>
          </w:rPr>
          <w:drawing>
            <wp:inline distT="0" distB="0" distL="0" distR="0" wp14:anchorId="7E234D9B" wp14:editId="4A8D1C71">
              <wp:extent cx="5940425" cy="2979420"/>
              <wp:effectExtent l="0" t="0" r="3175" b="0"/>
              <wp:docPr id="97" name="Рисунок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2979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9C2AD4" w14:textId="0EF28B66" w:rsidR="0038198D" w:rsidRDefault="0038198D">
      <w:pPr>
        <w:pStyle w:val="a3"/>
        <w:rPr>
          <w:ins w:id="92" w:author="Artyom Lisovski" w:date="2022-11-16T23:35:00Z"/>
        </w:rPr>
      </w:pPr>
      <w:ins w:id="93" w:author="Artyom Lisovski" w:date="2022-11-16T23:35:00Z">
        <w:r>
          <w:t xml:space="preserve">Рисунок </w:t>
        </w:r>
        <w:r>
          <w:fldChar w:fldCharType="begin"/>
        </w:r>
        <w:r>
          <w:instrText xml:space="preserve"> SEQ Рисунок \* ARABIC </w:instrText>
        </w:r>
      </w:ins>
      <w:r>
        <w:fldChar w:fldCharType="separate"/>
      </w:r>
      <w:ins w:id="94" w:author="Artyom Lisovski" w:date="2022-11-16T23:35:00Z">
        <w:r>
          <w:rPr>
            <w:noProof/>
          </w:rPr>
          <w:t>83</w:t>
        </w:r>
        <w:r>
          <w:fldChar w:fldCharType="end"/>
        </w:r>
      </w:ins>
      <w:r w:rsidR="006B2892">
        <w:t xml:space="preserve"> – Решение</w:t>
      </w:r>
    </w:p>
    <w:p w14:paraId="7637DEE8" w14:textId="02BCFDBC" w:rsidR="004A347A" w:rsidDel="00B054A7" w:rsidRDefault="004A347A">
      <w:pPr>
        <w:pStyle w:val="a4"/>
        <w:rPr>
          <w:del w:id="95" w:author="Artyom Lisovski" w:date="2022-11-16T23:18:00Z"/>
        </w:rPr>
      </w:pPr>
      <w:del w:id="96" w:author="Artyom Lisovski" w:date="2022-11-16T23:18:00Z">
        <w:r w:rsidRPr="00526B54" w:rsidDel="00B054A7">
          <w:rPr>
            <w:noProof/>
            <w:lang w:eastAsia="ru-RU"/>
          </w:rPr>
          <w:drawing>
            <wp:inline distT="0" distB="0" distL="0" distR="0" wp14:anchorId="2EAF9312" wp14:editId="48D66B2C">
              <wp:extent cx="4707172" cy="2896109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4614" cy="29006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86F5A26" w14:textId="37F30E96" w:rsidR="004A347A" w:rsidDel="0038198D" w:rsidRDefault="004A347A">
      <w:pPr>
        <w:pStyle w:val="a4"/>
        <w:rPr>
          <w:del w:id="97" w:author="Artyom Lisovski" w:date="2022-11-16T23:34:00Z"/>
        </w:rPr>
        <w:pPrChange w:id="98" w:author="Artyom Lisovski" w:date="2022-11-16T23:35:00Z">
          <w:pPr>
            <w:pStyle w:val="a3"/>
          </w:pPr>
        </w:pPrChange>
      </w:pPr>
      <w:del w:id="99" w:author="Artyom Lisovski" w:date="2022-11-16T23:18:00Z">
        <w:r w:rsidDel="00B054A7">
          <w:delText xml:space="preserve">Рисунок </w:delText>
        </w:r>
        <w:r w:rsidDel="00B054A7">
          <w:fldChar w:fldCharType="begin"/>
        </w:r>
        <w:r w:rsidDel="00B054A7">
          <w:delInstrText xml:space="preserve"> SEQ Рисунок \* ARABIC </w:delInstrText>
        </w:r>
        <w:r w:rsidDel="00B054A7">
          <w:fldChar w:fldCharType="separate"/>
        </w:r>
        <w:r w:rsidDel="00B054A7">
          <w:rPr>
            <w:noProof/>
          </w:rPr>
          <w:delText>57</w:delText>
        </w:r>
        <w:r w:rsidDel="00B054A7">
          <w:fldChar w:fldCharType="end"/>
        </w:r>
        <w:r w:rsidDel="00B054A7">
          <w:delText xml:space="preserve"> – Решение</w:delText>
        </w:r>
      </w:del>
    </w:p>
    <w:p w14:paraId="42E244FD" w14:textId="5FA97350" w:rsidR="004A347A" w:rsidRPr="00A44310" w:rsidRDefault="004A347A">
      <w:pPr>
        <w:pStyle w:val="a4"/>
        <w:pPrChange w:id="100" w:author="Artyom Lisovski" w:date="2022-11-16T23:35:00Z">
          <w:pPr/>
        </w:pPrChange>
      </w:pPr>
      <w:del w:id="101" w:author="Artyom Lisovski" w:date="2022-11-16T23:10:00Z">
        <w:r w:rsidRPr="00A44310" w:rsidDel="004A347A">
          <w:delText>Сначала вводим возможный палиндром, затем создаём и который будет служить индексом нашего слова.</w:delText>
        </w:r>
        <w:r w:rsidDel="004A347A">
          <w:delText xml:space="preserve"> </w:delText>
        </w:r>
        <w:r w:rsidRPr="00A44310" w:rsidDel="004A347A">
          <w:delText>Зачем в цикле прокручивает слово с двух сторон, не учитывая букву посередине.</w:delText>
        </w:r>
        <w:r w:rsidDel="004A347A">
          <w:delText xml:space="preserve"> </w:delText>
        </w:r>
        <w:r w:rsidRPr="00A44310" w:rsidDel="004A347A">
          <w:delText>В случае, если 1 часть и 2 равны то мы вводим соответствующие сообщения.</w:delText>
        </w:r>
      </w:del>
    </w:p>
    <w:p w14:paraId="7D7D67F0" w14:textId="77777777" w:rsidR="004A347A" w:rsidRDefault="004A347A" w:rsidP="004A347A">
      <w:r>
        <w:t>Результат работы:</w:t>
      </w:r>
    </w:p>
    <w:p w14:paraId="4F094DB6" w14:textId="0C8FB6E9" w:rsidR="004A347A" w:rsidDel="00B054A7" w:rsidRDefault="004A347A" w:rsidP="004A347A">
      <w:pPr>
        <w:pStyle w:val="a4"/>
        <w:rPr>
          <w:del w:id="102" w:author="Artyom Lisovski" w:date="2022-11-16T23:19:00Z"/>
        </w:rPr>
      </w:pPr>
      <w:del w:id="103" w:author="Artyom Lisovski" w:date="2022-11-16T23:19:00Z">
        <w:r w:rsidRPr="00A54DD4" w:rsidDel="00B054A7">
          <w:rPr>
            <w:noProof/>
            <w:lang w:eastAsia="ru-RU"/>
          </w:rPr>
          <w:drawing>
            <wp:inline distT="0" distB="0" distL="0" distR="0" wp14:anchorId="2F332CB8" wp14:editId="59475739">
              <wp:extent cx="4160529" cy="800100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2846" cy="8005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2F70BC5" w14:textId="1663DAB2" w:rsidR="004A347A" w:rsidRPr="00A02F32" w:rsidDel="00B054A7" w:rsidRDefault="004A347A" w:rsidP="004A347A">
      <w:pPr>
        <w:pStyle w:val="a3"/>
        <w:rPr>
          <w:del w:id="104" w:author="Artyom Lisovski" w:date="2022-11-16T23:19:00Z"/>
        </w:rPr>
      </w:pPr>
      <w:del w:id="105" w:author="Artyom Lisovski" w:date="2022-11-16T23:19:00Z">
        <w:r w:rsidDel="00B054A7">
          <w:delText xml:space="preserve">Рисунок </w:delText>
        </w:r>
        <w:r w:rsidDel="00B054A7">
          <w:rPr>
            <w:iCs w:val="0"/>
          </w:rPr>
          <w:fldChar w:fldCharType="begin"/>
        </w:r>
        <w:r w:rsidDel="00B054A7">
          <w:delInstrText xml:space="preserve"> SEQ Рисунок \* ARABIC </w:delInstrText>
        </w:r>
        <w:r w:rsidDel="00B054A7">
          <w:rPr>
            <w:iCs w:val="0"/>
          </w:rPr>
          <w:fldChar w:fldCharType="separate"/>
        </w:r>
        <w:r w:rsidDel="00B054A7">
          <w:rPr>
            <w:noProof/>
          </w:rPr>
          <w:delText>58</w:delText>
        </w:r>
        <w:r w:rsidDel="00B054A7">
          <w:rPr>
            <w:iCs w:val="0"/>
          </w:rPr>
          <w:fldChar w:fldCharType="end"/>
        </w:r>
        <w:r w:rsidRPr="006C5457" w:rsidDel="00B054A7">
          <w:delText xml:space="preserve"> - </w:delText>
        </w:r>
        <w:r w:rsidDel="00B054A7">
          <w:delText>Вывод</w:delText>
        </w:r>
      </w:del>
    </w:p>
    <w:p w14:paraId="4A8B5770" w14:textId="77777777" w:rsidR="004A347A" w:rsidRDefault="004A347A" w:rsidP="004A347A">
      <w:pPr>
        <w:pStyle w:val="2"/>
      </w:pPr>
      <w:r>
        <w:t>Программа № 4</w:t>
      </w:r>
    </w:p>
    <w:p w14:paraId="65BB7CB7" w14:textId="43392818" w:rsidR="00B054A7" w:rsidDel="00B054A7" w:rsidRDefault="004A347A" w:rsidP="007B5C7B">
      <w:pPr>
        <w:rPr>
          <w:del w:id="106" w:author="Artyom Lisovski" w:date="2022-11-16T23:19:00Z"/>
          <w:moveTo w:id="107" w:author="Artyom Lisovski" w:date="2022-11-16T23:13:00Z"/>
        </w:rPr>
      </w:pPr>
      <w:del w:id="108" w:author="Artyom Lisovski" w:date="2022-11-16T23:10:00Z">
        <w:r w:rsidDel="004A347A">
          <w:delText>В магазине была объявлена скидка размером 60 % на ряд товаров, и для</w:delText>
        </w:r>
        <w:r w:rsidDel="004A347A">
          <w:br/>
          <w:delText>того чтобы покупатели лучше ориентировались, владелец торговой точки</w:delText>
        </w:r>
        <w:r w:rsidDel="004A347A">
          <w:br/>
          <w:delText>решил вывесить отдельную таблицу со скидками с указанием уцененных</w:delText>
        </w:r>
        <w:r w:rsidDel="004A347A">
          <w:br/>
          <w:delText>товаров и их оригинальных цен. Используйте цикл для создания подобной</w:delText>
        </w:r>
        <w:r w:rsidDel="004A347A">
          <w:br/>
          <w:delText>таблицы, в которой будут исходные цены, суммы скидок и новые цены для</w:delText>
        </w:r>
        <w:r w:rsidDel="004A347A">
          <w:br/>
          <w:delText>покупок на сумму $4,95, $9,95, $14,95, $19,95 и $24,95. Убедитесь в том,</w:delText>
        </w:r>
        <w:r w:rsidDel="004A347A">
          <w:br/>
          <w:delText>что суммы скидки и новые цены отображаются с двумя знаками после</w:delText>
        </w:r>
        <w:r w:rsidDel="004A347A">
          <w:br/>
          <w:delText>запятой.</w:delText>
        </w:r>
      </w:del>
      <w:moveToRangeStart w:id="109" w:author="Artyom Lisovski" w:date="2022-11-16T23:13:00Z" w:name="move119532810"/>
      <w:moveTo w:id="110" w:author="Artyom Lisovski" w:date="2022-11-16T23:13:00Z">
        <w:r w:rsidR="00B054A7">
          <w:t>Напишите функцию, принимающую на вход два целочисленных параметра, представляющих числитель и знаменатель дроби. В теле функции должно выполняться максимально возможное сокращение дроби, а полученные в итоге числитель и знаменатель должны быть возвращены исходной̆ программе. Например, если на вход функции передать числа 6 и 63, числитель и знаменатель итоговой дроби должны быть 2 и 21. В основной̆ программе нужно запросить у пользователя числитель и знаменатель исходной̆ дроби, передать их в функцию и вывести на экран результат.</w:t>
        </w:r>
        <w:r w:rsidR="00B054A7">
          <w:br/>
        </w:r>
      </w:moveTo>
    </w:p>
    <w:moveToRangeEnd w:id="109"/>
    <w:p w14:paraId="5EA6397B" w14:textId="36D397AF" w:rsidR="004A347A" w:rsidRPr="00444251" w:rsidDel="00B054A7" w:rsidRDefault="004A347A" w:rsidP="007B5C7B">
      <w:pPr>
        <w:rPr>
          <w:del w:id="111" w:author="Artyom Lisovski" w:date="2022-11-16T23:19:00Z"/>
        </w:rPr>
      </w:pPr>
    </w:p>
    <w:p w14:paraId="29F7FCB3" w14:textId="3C208CC4" w:rsidR="004A347A" w:rsidDel="00B054A7" w:rsidRDefault="004A347A" w:rsidP="007B5C7B">
      <w:pPr>
        <w:pStyle w:val="a4"/>
        <w:spacing w:line="360" w:lineRule="auto"/>
        <w:ind w:firstLine="709"/>
        <w:jc w:val="both"/>
        <w:rPr>
          <w:del w:id="112" w:author="Artyom Lisovski" w:date="2022-11-16T23:19:00Z"/>
        </w:rPr>
      </w:pPr>
      <w:del w:id="113" w:author="Artyom Lisovski" w:date="2022-11-16T23:19:00Z">
        <w:r w:rsidRPr="00526B54" w:rsidDel="00B054A7">
          <w:rPr>
            <w:noProof/>
            <w:lang w:eastAsia="ru-RU"/>
          </w:rPr>
          <w:drawing>
            <wp:inline distT="0" distB="0" distL="0" distR="0" wp14:anchorId="20EA1162" wp14:editId="4EA990C0">
              <wp:extent cx="6108556" cy="637954"/>
              <wp:effectExtent l="0" t="0" r="3810" b="317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08556" cy="63795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A630C7" w14:textId="4F902576" w:rsidR="004A347A" w:rsidDel="00B054A7" w:rsidRDefault="004A347A" w:rsidP="007B5C7B">
      <w:pPr>
        <w:pStyle w:val="a3"/>
        <w:spacing w:line="360" w:lineRule="auto"/>
        <w:ind w:firstLine="709"/>
        <w:jc w:val="both"/>
        <w:rPr>
          <w:del w:id="114" w:author="Artyom Lisovski" w:date="2022-11-16T23:19:00Z"/>
        </w:rPr>
      </w:pPr>
      <w:del w:id="115" w:author="Artyom Lisovski" w:date="2022-11-16T23:19:00Z">
        <w:r w:rsidDel="00B054A7">
          <w:delText xml:space="preserve">Рисунок </w:delText>
        </w:r>
        <w:r w:rsidDel="00B054A7">
          <w:rPr>
            <w:iCs w:val="0"/>
          </w:rPr>
          <w:fldChar w:fldCharType="begin"/>
        </w:r>
        <w:r w:rsidDel="00B054A7">
          <w:delInstrText xml:space="preserve"> SEQ Рисунок \* ARABIC </w:delInstrText>
        </w:r>
        <w:r w:rsidDel="00B054A7">
          <w:rPr>
            <w:iCs w:val="0"/>
          </w:rPr>
          <w:fldChar w:fldCharType="separate"/>
        </w:r>
        <w:r w:rsidDel="00B054A7">
          <w:rPr>
            <w:noProof/>
          </w:rPr>
          <w:delText>59</w:delText>
        </w:r>
        <w:r w:rsidDel="00B054A7">
          <w:rPr>
            <w:iCs w:val="0"/>
          </w:rPr>
          <w:fldChar w:fldCharType="end"/>
        </w:r>
        <w:r w:rsidDel="00B054A7">
          <w:delText xml:space="preserve"> – Решение</w:delText>
        </w:r>
      </w:del>
    </w:p>
    <w:p w14:paraId="70203502" w14:textId="77777777" w:rsidR="007B5C7B" w:rsidRDefault="004A347A" w:rsidP="007B5C7B">
      <w:pPr>
        <w:pStyle w:val="a4"/>
        <w:spacing w:line="360" w:lineRule="auto"/>
        <w:ind w:firstLine="709"/>
        <w:jc w:val="both"/>
      </w:pPr>
      <w:del w:id="116" w:author="Artyom Lisovski" w:date="2022-11-16T23:10:00Z">
        <w:r w:rsidRPr="00A44310" w:rsidDel="004A347A">
          <w:delText>Создаём список с оценками, затем в цикле прокручиваем эту эти цены. Сначала обычную цену, потом со скидкой.</w:delText>
        </w:r>
        <w:r w:rsidDel="004A347A">
          <w:delText xml:space="preserve"> </w:delText>
        </w:r>
        <w:r w:rsidRPr="00A44310" w:rsidDel="004A347A">
          <w:delText>В итоге мы водим стоимость билета с двумя знаками после запятой.</w:delText>
        </w:r>
      </w:del>
      <w:ins w:id="117" w:author="Artyom Lisovski" w:date="2022-11-16T23:10:00Z">
        <w:r>
          <w:t xml:space="preserve"> </w:t>
        </w:r>
      </w:ins>
      <w:r w:rsidR="007B5C7B" w:rsidRPr="007B5C7B">
        <w:drawing>
          <wp:inline distT="0" distB="0" distL="0" distR="0" wp14:anchorId="65F39A52" wp14:editId="0BEF9057">
            <wp:extent cx="5940425" cy="48856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C49" w14:textId="541BEC7C" w:rsidR="004A347A" w:rsidRPr="00A44310" w:rsidRDefault="007B5C7B" w:rsidP="007B5C7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t xml:space="preserve"> – Решение</w:t>
      </w:r>
    </w:p>
    <w:p w14:paraId="7F406CFC" w14:textId="7ADBD85C" w:rsidR="004A347A" w:rsidRDefault="004A347A" w:rsidP="004A347A">
      <w:r>
        <w:t>Результат работы:</w:t>
      </w:r>
    </w:p>
    <w:p w14:paraId="696D3850" w14:textId="77777777" w:rsidR="007B5C7B" w:rsidRDefault="007B5C7B" w:rsidP="007B5C7B">
      <w:pPr>
        <w:pStyle w:val="a4"/>
      </w:pPr>
      <w:r w:rsidRPr="007B5C7B">
        <w:drawing>
          <wp:inline distT="0" distB="0" distL="0" distR="0" wp14:anchorId="0B8201C4" wp14:editId="158A7E25">
            <wp:extent cx="2848373" cy="1533739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339" w14:textId="33060B61" w:rsidR="007B5C7B" w:rsidRPr="007B5C7B" w:rsidRDefault="007B5C7B" w:rsidP="007B5C7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t xml:space="preserve"> – Результат</w:t>
      </w:r>
    </w:p>
    <w:p w14:paraId="65A1F209" w14:textId="0548A0BC" w:rsidR="004A347A" w:rsidDel="00B054A7" w:rsidRDefault="004A347A" w:rsidP="004A347A">
      <w:pPr>
        <w:pStyle w:val="a4"/>
        <w:rPr>
          <w:del w:id="118" w:author="Artyom Lisovski" w:date="2022-11-16T23:19:00Z"/>
        </w:rPr>
      </w:pPr>
      <w:del w:id="119" w:author="Artyom Lisovski" w:date="2022-11-16T23:19:00Z">
        <w:r w:rsidRPr="00A54DD4" w:rsidDel="00B054A7">
          <w:rPr>
            <w:noProof/>
            <w:lang w:eastAsia="ru-RU"/>
          </w:rPr>
          <w:drawing>
            <wp:inline distT="0" distB="0" distL="0" distR="0" wp14:anchorId="5A22FFC6" wp14:editId="0BBB2999">
              <wp:extent cx="5182323" cy="1695687"/>
              <wp:effectExtent l="0" t="0" r="0" b="0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82323" cy="1695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0CF3217" w14:textId="4E9EBD8F" w:rsidR="004A347A" w:rsidRPr="00A02F32" w:rsidDel="00B054A7" w:rsidRDefault="004A347A" w:rsidP="004A347A">
      <w:pPr>
        <w:pStyle w:val="a3"/>
        <w:rPr>
          <w:del w:id="120" w:author="Artyom Lisovski" w:date="2022-11-16T23:19:00Z"/>
        </w:rPr>
      </w:pPr>
      <w:del w:id="121" w:author="Artyom Lisovski" w:date="2022-11-16T23:19:00Z">
        <w:r w:rsidDel="00B054A7">
          <w:delText xml:space="preserve">Рисунок </w:delText>
        </w:r>
        <w:r w:rsidDel="00B054A7">
          <w:rPr>
            <w:iCs w:val="0"/>
          </w:rPr>
          <w:fldChar w:fldCharType="begin"/>
        </w:r>
        <w:r w:rsidDel="00B054A7">
          <w:delInstrText xml:space="preserve"> SEQ Рисунок \* ARABIC </w:delInstrText>
        </w:r>
        <w:r w:rsidDel="00B054A7">
          <w:rPr>
            <w:iCs w:val="0"/>
          </w:rPr>
          <w:fldChar w:fldCharType="separate"/>
        </w:r>
        <w:r w:rsidDel="00B054A7">
          <w:rPr>
            <w:noProof/>
          </w:rPr>
          <w:delText>60</w:delText>
        </w:r>
        <w:r w:rsidDel="00B054A7">
          <w:rPr>
            <w:iCs w:val="0"/>
          </w:rPr>
          <w:fldChar w:fldCharType="end"/>
        </w:r>
        <w:r w:rsidDel="00B054A7">
          <w:delText xml:space="preserve"> - Вывод</w:delText>
        </w:r>
      </w:del>
    </w:p>
    <w:p w14:paraId="77C168A1" w14:textId="59B4DEEE" w:rsidR="004A347A" w:rsidRDefault="004A347A" w:rsidP="004A347A">
      <w:pPr>
        <w:pStyle w:val="2"/>
      </w:pPr>
      <w:r>
        <w:t>Программа № 5</w:t>
      </w:r>
      <w:r w:rsidR="007B5C7B">
        <w:tab/>
      </w:r>
    </w:p>
    <w:p w14:paraId="51D7E53E" w14:textId="3D571CE4" w:rsidR="004A347A" w:rsidRDefault="004A347A" w:rsidP="00863F76">
      <w:del w:id="122" w:author="Artyom Lisovski" w:date="2022-11-16T23:10:00Z">
        <w:r w:rsidDel="004A347A">
          <w:delText>Необходимо от пользователя принять строку. Если элемент строки является четным, то перевести символ в нижний регистр. Если элемент строки является не четным перевести символ в верхний регистр</w:delText>
        </w:r>
      </w:del>
      <w:ins w:id="123" w:author="Artyom Lisovski" w:date="2022-11-16T23:17:00Z">
        <w:r w:rsidR="00B054A7">
          <w:t xml:space="preserve">Представьте, что в вашем регионе устаревшим является формат номерных автомобильных знаков из трех букв, следом за которыми идут три цифры. Когда все номера такого шаблона закончились, было решено обновить </w:t>
        </w:r>
        <w:r w:rsidR="00B054A7">
          <w:lastRenderedPageBreak/>
          <w:t xml:space="preserve">формат, поставив в начало четыре цифры, а за ними три буквы. Напишите функцию, которая будет генерировать случайный̆ </w:t>
        </w:r>
        <w:del w:id="124" w:author="Artyom Lisovski" w:date="2022-11-16T23:08:00Z">
          <w:r w:rsidR="00B054A7" w:rsidDel="004A347A">
            <w:delText>номернои</w:delText>
          </w:r>
        </w:del>
        <w:r w:rsidR="00B054A7">
          <w:t xml:space="preserve">номерной̆ знак. При этом номера в старом и новом форматах должны создаваться примерно с </w:t>
        </w:r>
        <w:del w:id="125" w:author="Artyom Lisovski" w:date="2022-11-16T23:08:00Z">
          <w:r w:rsidR="00B054A7" w:rsidDel="004A347A">
            <w:delText>одинаковои</w:delText>
          </w:r>
        </w:del>
        <w:r w:rsidR="00B054A7">
          <w:t xml:space="preserve">одинаковоӗ вероятностью. В </w:t>
        </w:r>
        <w:del w:id="126" w:author="Artyom Lisovski" w:date="2022-11-16T23:08:00Z">
          <w:r w:rsidR="00B054A7" w:rsidDel="004A347A">
            <w:delText>основнои</w:delText>
          </w:r>
        </w:del>
        <w:r w:rsidR="00B054A7">
          <w:t>основной̆ программе нужно сгенерировать и вывести на экран случайный номерной знак.</w:t>
        </w:r>
      </w:ins>
      <w:r w:rsidR="00863F76" w:rsidRPr="006B2892">
        <w:t xml:space="preserve"> </w:t>
      </w:r>
    </w:p>
    <w:p w14:paraId="416110DB" w14:textId="77777777" w:rsidR="007B5C7B" w:rsidRDefault="007B5C7B" w:rsidP="007B5C7B">
      <w:pPr>
        <w:pStyle w:val="a4"/>
      </w:pPr>
      <w:r w:rsidRPr="007B5C7B">
        <w:drawing>
          <wp:inline distT="0" distB="0" distL="0" distR="0" wp14:anchorId="7FE62BDD" wp14:editId="0D58C997">
            <wp:extent cx="5940425" cy="6323330"/>
            <wp:effectExtent l="0" t="0" r="3175" b="127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A0AC" w14:textId="3FC1173C" w:rsidR="007B5C7B" w:rsidRPr="007B5C7B" w:rsidRDefault="007B5C7B" w:rsidP="007B5C7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t xml:space="preserve"> – Решение</w:t>
      </w:r>
    </w:p>
    <w:p w14:paraId="628265FF" w14:textId="4865EDA0" w:rsidR="004A347A" w:rsidDel="00B054A7" w:rsidRDefault="004A347A" w:rsidP="004A347A">
      <w:pPr>
        <w:pStyle w:val="a4"/>
        <w:rPr>
          <w:del w:id="127" w:author="Artyom Lisovski" w:date="2022-11-16T23:19:00Z"/>
        </w:rPr>
      </w:pPr>
      <w:del w:id="128" w:author="Artyom Lisovski" w:date="2022-11-16T23:19:00Z">
        <w:r w:rsidRPr="00526B54" w:rsidDel="00B054A7">
          <w:rPr>
            <w:noProof/>
            <w:lang w:eastAsia="ru-RU"/>
          </w:rPr>
          <w:drawing>
            <wp:inline distT="0" distB="0" distL="0" distR="0" wp14:anchorId="26377DD1" wp14:editId="39E28D59">
              <wp:extent cx="5572903" cy="3524742"/>
              <wp:effectExtent l="0" t="0" r="8890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72903" cy="35247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F8FC5BF" w14:textId="1724B538" w:rsidR="004A347A" w:rsidRPr="00083F6A" w:rsidDel="00B054A7" w:rsidRDefault="004A347A" w:rsidP="004A347A">
      <w:pPr>
        <w:pStyle w:val="a3"/>
        <w:rPr>
          <w:del w:id="129" w:author="Artyom Lisovski" w:date="2022-11-16T23:19:00Z"/>
        </w:rPr>
      </w:pPr>
      <w:del w:id="130" w:author="Artyom Lisovski" w:date="2022-11-16T23:19:00Z">
        <w:r w:rsidDel="00B054A7">
          <w:delText>Рисунок</w:delText>
        </w:r>
        <w:r w:rsidRPr="00083F6A" w:rsidDel="00B054A7">
          <w:delText xml:space="preserve"> </w:delText>
        </w:r>
        <w:r w:rsidDel="00B054A7">
          <w:rPr>
            <w:iCs w:val="0"/>
          </w:rPr>
          <w:fldChar w:fldCharType="begin"/>
        </w:r>
        <w:r w:rsidRPr="00083F6A" w:rsidDel="00B054A7">
          <w:delInstrText xml:space="preserve"> </w:delInstrText>
        </w:r>
        <w:r w:rsidRPr="00A44310" w:rsidDel="00B054A7">
          <w:rPr>
            <w:lang w:val="en-US"/>
          </w:rPr>
          <w:delInstrText>SEQ</w:delInstrText>
        </w:r>
        <w:r w:rsidRPr="00083F6A" w:rsidDel="00B054A7">
          <w:delInstrText xml:space="preserve"> </w:delInstrText>
        </w:r>
        <w:r w:rsidDel="00B054A7">
          <w:delInstrText>Рисунок</w:delInstrText>
        </w:r>
        <w:r w:rsidRPr="00083F6A" w:rsidDel="00B054A7">
          <w:delInstrText xml:space="preserve"> \* </w:delInstrText>
        </w:r>
        <w:r w:rsidRPr="00A44310" w:rsidDel="00B054A7">
          <w:rPr>
            <w:lang w:val="en-US"/>
          </w:rPr>
          <w:delInstrText>ARABIC</w:delInstrText>
        </w:r>
        <w:r w:rsidRPr="00083F6A" w:rsidDel="00B054A7">
          <w:delInstrText xml:space="preserve"> </w:delInstrText>
        </w:r>
        <w:r w:rsidDel="00B054A7">
          <w:rPr>
            <w:iCs w:val="0"/>
          </w:rPr>
          <w:fldChar w:fldCharType="separate"/>
        </w:r>
        <w:r w:rsidRPr="00083F6A" w:rsidDel="00B054A7">
          <w:rPr>
            <w:noProof/>
          </w:rPr>
          <w:delText>61</w:delText>
        </w:r>
        <w:r w:rsidDel="00B054A7">
          <w:rPr>
            <w:iCs w:val="0"/>
          </w:rPr>
          <w:fldChar w:fldCharType="end"/>
        </w:r>
        <w:r w:rsidRPr="00083F6A" w:rsidDel="00B054A7">
          <w:delText xml:space="preserve"> – </w:delText>
        </w:r>
        <w:r w:rsidDel="00B054A7">
          <w:delText>Решение</w:delText>
        </w:r>
      </w:del>
    </w:p>
    <w:p w14:paraId="293E1B6F" w14:textId="77777777" w:rsidR="004A347A" w:rsidRDefault="004A347A" w:rsidP="004A347A">
      <w:r>
        <w:t>Результат работы:</w:t>
      </w:r>
      <w:bookmarkStart w:id="131" w:name="_GoBack"/>
      <w:bookmarkEnd w:id="131"/>
    </w:p>
    <w:p w14:paraId="1B2D8D00" w14:textId="77777777" w:rsidR="007B5C7B" w:rsidRDefault="007B5C7B" w:rsidP="007B5C7B">
      <w:pPr>
        <w:pStyle w:val="a4"/>
      </w:pPr>
      <w:r w:rsidRPr="007B5C7B">
        <w:lastRenderedPageBreak/>
        <w:drawing>
          <wp:inline distT="0" distB="0" distL="0" distR="0" wp14:anchorId="765A6753" wp14:editId="053AD3DE">
            <wp:extent cx="1667108" cy="914528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E22" w14:textId="25C206B5" w:rsidR="00083F6A" w:rsidRPr="007B5C7B" w:rsidRDefault="007B5C7B" w:rsidP="007B5C7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rPr>
          <w:lang w:val="en-US"/>
        </w:rPr>
        <w:t xml:space="preserve"> – </w:t>
      </w:r>
      <w:r>
        <w:t>Результат 1</w:t>
      </w:r>
    </w:p>
    <w:p w14:paraId="3416F816" w14:textId="77777777" w:rsidR="007B5C7B" w:rsidRDefault="007B5C7B" w:rsidP="007B5C7B">
      <w:pPr>
        <w:pStyle w:val="a4"/>
      </w:pPr>
      <w:r w:rsidRPr="007B5C7B">
        <w:drawing>
          <wp:inline distT="0" distB="0" distL="0" distR="0" wp14:anchorId="2A8B53D3" wp14:editId="3E1B90BB">
            <wp:extent cx="1543265" cy="914528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9B09" w14:textId="68BB42BF" w:rsidR="007B5C7B" w:rsidRPr="007B5C7B" w:rsidRDefault="007B5C7B" w:rsidP="007B5C7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t xml:space="preserve"> – Результат 2</w:t>
      </w:r>
    </w:p>
    <w:p w14:paraId="1CFAFC4B" w14:textId="0EDE2041" w:rsidR="00B054A7" w:rsidRDefault="004A347A" w:rsidP="00B054A7">
      <w:pPr>
        <w:rPr>
          <w:ins w:id="132" w:author="Artyom Lisovski" w:date="2022-11-16T23:19:00Z"/>
        </w:rPr>
      </w:pPr>
      <w:r>
        <w:t>Вывод:</w:t>
      </w:r>
      <w:del w:id="133" w:author="Artyom Lisovski" w:date="2022-11-16T23:24:00Z">
        <w:r w:rsidDel="00693014">
          <w:delText xml:space="preserve"> </w:delText>
        </w:r>
      </w:del>
      <w:ins w:id="134" w:author="Artyom Lisovski" w:date="2022-11-16T23:24:00Z">
        <w:r w:rsidR="00693014">
          <w:t xml:space="preserve"> Научились</w:t>
        </w:r>
        <w:r w:rsidR="00693014" w:rsidRPr="00303694">
          <w:t xml:space="preserve"> работать с</w:t>
        </w:r>
        <w:r w:rsidR="00693014">
          <w:t xml:space="preserve"> функциями, тайпхинтингом и научились также оформлять функции.</w:t>
        </w:r>
      </w:ins>
    </w:p>
    <w:p w14:paraId="099E19D4" w14:textId="34663270" w:rsidR="004A347A" w:rsidRPr="00083F6A" w:rsidRDefault="004A347A" w:rsidP="00083F6A"/>
    <w:sectPr w:rsidR="004A347A" w:rsidRPr="00083F6A">
      <w:footerReference w:type="default" r:id="rId9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C5712F" w14:textId="77777777" w:rsidR="00601256" w:rsidRDefault="00601256" w:rsidP="00FA5567">
      <w:pPr>
        <w:spacing w:line="240" w:lineRule="auto"/>
      </w:pPr>
      <w:r>
        <w:separator/>
      </w:r>
    </w:p>
  </w:endnote>
  <w:endnote w:type="continuationSeparator" w:id="0">
    <w:p w14:paraId="34B7D215" w14:textId="77777777" w:rsidR="00601256" w:rsidRDefault="00601256" w:rsidP="00FA55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33457573"/>
      <w:docPartObj>
        <w:docPartGallery w:val="Page Numbers (Bottom of Page)"/>
        <w:docPartUnique/>
      </w:docPartObj>
    </w:sdtPr>
    <w:sdtContent>
      <w:p w14:paraId="43940EB7" w14:textId="34E4B1BC" w:rsidR="006B2892" w:rsidRDefault="006B2892" w:rsidP="00FA5567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5C7B">
          <w:rPr>
            <w:noProof/>
          </w:rPr>
          <w:t>33</w:t>
        </w:r>
        <w:r>
          <w:fldChar w:fldCharType="end"/>
        </w:r>
      </w:p>
    </w:sdtContent>
  </w:sdt>
  <w:p w14:paraId="5A50234E" w14:textId="77777777" w:rsidR="006B2892" w:rsidRDefault="006B289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5BCF64" w14:textId="77777777" w:rsidR="00601256" w:rsidRDefault="00601256" w:rsidP="00FA5567">
      <w:pPr>
        <w:spacing w:line="240" w:lineRule="auto"/>
      </w:pPr>
      <w:r>
        <w:separator/>
      </w:r>
    </w:p>
  </w:footnote>
  <w:footnote w:type="continuationSeparator" w:id="0">
    <w:p w14:paraId="48306713" w14:textId="77777777" w:rsidR="00601256" w:rsidRDefault="00601256" w:rsidP="00FA556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237"/>
    <w:rsid w:val="0002717D"/>
    <w:rsid w:val="00057A99"/>
    <w:rsid w:val="00083F6A"/>
    <w:rsid w:val="000C1891"/>
    <w:rsid w:val="000E79EB"/>
    <w:rsid w:val="000F0087"/>
    <w:rsid w:val="00107714"/>
    <w:rsid w:val="001477A8"/>
    <w:rsid w:val="00176785"/>
    <w:rsid w:val="001A13B5"/>
    <w:rsid w:val="001C2AD1"/>
    <w:rsid w:val="001E723A"/>
    <w:rsid w:val="0023140C"/>
    <w:rsid w:val="0025394F"/>
    <w:rsid w:val="00253F8C"/>
    <w:rsid w:val="002552D3"/>
    <w:rsid w:val="002D03BE"/>
    <w:rsid w:val="002D17AA"/>
    <w:rsid w:val="002E18E1"/>
    <w:rsid w:val="00303694"/>
    <w:rsid w:val="00327885"/>
    <w:rsid w:val="003578AD"/>
    <w:rsid w:val="0038198D"/>
    <w:rsid w:val="004027E6"/>
    <w:rsid w:val="00432D4A"/>
    <w:rsid w:val="004365E9"/>
    <w:rsid w:val="00444251"/>
    <w:rsid w:val="004A347A"/>
    <w:rsid w:val="004E39EF"/>
    <w:rsid w:val="00526B54"/>
    <w:rsid w:val="00601256"/>
    <w:rsid w:val="0060171B"/>
    <w:rsid w:val="00607106"/>
    <w:rsid w:val="00692F04"/>
    <w:rsid w:val="00693014"/>
    <w:rsid w:val="006A4E0A"/>
    <w:rsid w:val="006B2237"/>
    <w:rsid w:val="006B2892"/>
    <w:rsid w:val="00713547"/>
    <w:rsid w:val="0077423D"/>
    <w:rsid w:val="00796D2C"/>
    <w:rsid w:val="007B5C7B"/>
    <w:rsid w:val="00810C36"/>
    <w:rsid w:val="00832317"/>
    <w:rsid w:val="00863F76"/>
    <w:rsid w:val="00895916"/>
    <w:rsid w:val="008C6C4A"/>
    <w:rsid w:val="008D7FCF"/>
    <w:rsid w:val="008E38A7"/>
    <w:rsid w:val="009031B6"/>
    <w:rsid w:val="00911FEC"/>
    <w:rsid w:val="00922948"/>
    <w:rsid w:val="00967246"/>
    <w:rsid w:val="00980F9B"/>
    <w:rsid w:val="009A2763"/>
    <w:rsid w:val="00A02F32"/>
    <w:rsid w:val="00A1610F"/>
    <w:rsid w:val="00A44310"/>
    <w:rsid w:val="00A5231C"/>
    <w:rsid w:val="00A532FF"/>
    <w:rsid w:val="00A54DD4"/>
    <w:rsid w:val="00A733A0"/>
    <w:rsid w:val="00A816DC"/>
    <w:rsid w:val="00A94CFD"/>
    <w:rsid w:val="00AA29C3"/>
    <w:rsid w:val="00AB0636"/>
    <w:rsid w:val="00AD5515"/>
    <w:rsid w:val="00AD564D"/>
    <w:rsid w:val="00B054A7"/>
    <w:rsid w:val="00C501BA"/>
    <w:rsid w:val="00C5378D"/>
    <w:rsid w:val="00C652EB"/>
    <w:rsid w:val="00C977B6"/>
    <w:rsid w:val="00CD1F8A"/>
    <w:rsid w:val="00D62DB6"/>
    <w:rsid w:val="00D709B3"/>
    <w:rsid w:val="00E43EF6"/>
    <w:rsid w:val="00E50622"/>
    <w:rsid w:val="00E636B9"/>
    <w:rsid w:val="00E7230A"/>
    <w:rsid w:val="00EE34BA"/>
    <w:rsid w:val="00EE6BE8"/>
    <w:rsid w:val="00F04B9F"/>
    <w:rsid w:val="00F632A1"/>
    <w:rsid w:val="00F83072"/>
    <w:rsid w:val="00FA3460"/>
    <w:rsid w:val="00FA5567"/>
    <w:rsid w:val="00FE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13F8AE"/>
  <w15:chartTrackingRefBased/>
  <w15:docId w15:val="{C9D8A1F9-E227-426A-9C8D-A4BD7CAA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014"/>
    <w:rPr>
      <w:color w:val="171717" w:themeColor="background2" w:themeShade="1A"/>
    </w:rPr>
  </w:style>
  <w:style w:type="paragraph" w:styleId="1">
    <w:name w:val="heading 1"/>
    <w:basedOn w:val="a"/>
    <w:next w:val="a"/>
    <w:link w:val="10"/>
    <w:uiPriority w:val="9"/>
    <w:qFormat/>
    <w:rsid w:val="0077423D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3F6A"/>
    <w:pPr>
      <w:keepNext/>
      <w:keepLines/>
      <w:spacing w:before="40"/>
      <w:ind w:firstLine="0"/>
      <w:jc w:val="center"/>
      <w:outlineLvl w:val="1"/>
    </w:pPr>
    <w:rPr>
      <w:rFonts w:eastAsiaTheme="majorEastAsia" w:cs="Times New Roman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Рисунок"/>
    <w:basedOn w:val="a"/>
    <w:next w:val="a"/>
    <w:uiPriority w:val="35"/>
    <w:unhideWhenUsed/>
    <w:qFormat/>
    <w:rsid w:val="00253F8C"/>
    <w:pPr>
      <w:spacing w:after="200" w:line="240" w:lineRule="auto"/>
      <w:ind w:firstLine="0"/>
      <w:jc w:val="center"/>
    </w:pPr>
    <w:rPr>
      <w:iCs/>
      <w:sz w:val="22"/>
    </w:rPr>
  </w:style>
  <w:style w:type="character" w:customStyle="1" w:styleId="10">
    <w:name w:val="Заголовок 1 Знак"/>
    <w:basedOn w:val="a0"/>
    <w:link w:val="1"/>
    <w:uiPriority w:val="9"/>
    <w:rsid w:val="0077423D"/>
    <w:rPr>
      <w:rFonts w:eastAsiaTheme="majorEastAsia" w:cstheme="majorBidi"/>
      <w:color w:val="171717" w:themeColor="background2" w:themeShade="1A"/>
      <w:szCs w:val="32"/>
    </w:rPr>
  </w:style>
  <w:style w:type="paragraph" w:customStyle="1" w:styleId="a4">
    <w:name w:val="Картинка"/>
    <w:basedOn w:val="a"/>
    <w:next w:val="1"/>
    <w:link w:val="a5"/>
    <w:qFormat/>
    <w:rsid w:val="00253F8C"/>
    <w:pPr>
      <w:keepNext/>
      <w:spacing w:line="240" w:lineRule="auto"/>
      <w:ind w:firstLine="0"/>
      <w:jc w:val="center"/>
    </w:pPr>
  </w:style>
  <w:style w:type="paragraph" w:styleId="a6">
    <w:name w:val="table of figures"/>
    <w:basedOn w:val="a"/>
    <w:next w:val="a"/>
    <w:uiPriority w:val="99"/>
    <w:unhideWhenUsed/>
    <w:rsid w:val="00FA5567"/>
  </w:style>
  <w:style w:type="character" w:customStyle="1" w:styleId="a5">
    <w:name w:val="Картинка Знак"/>
    <w:basedOn w:val="a0"/>
    <w:link w:val="a4"/>
    <w:rsid w:val="00253F8C"/>
    <w:rPr>
      <w:color w:val="171717" w:themeColor="background2" w:themeShade="1A"/>
    </w:rPr>
  </w:style>
  <w:style w:type="character" w:styleId="a7">
    <w:name w:val="Hyperlink"/>
    <w:basedOn w:val="a0"/>
    <w:uiPriority w:val="99"/>
    <w:unhideWhenUsed/>
    <w:rsid w:val="00FA556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A556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A5567"/>
    <w:rPr>
      <w:color w:val="171717" w:themeColor="background2" w:themeShade="1A"/>
    </w:rPr>
  </w:style>
  <w:style w:type="paragraph" w:styleId="aa">
    <w:name w:val="footer"/>
    <w:basedOn w:val="a"/>
    <w:link w:val="ab"/>
    <w:uiPriority w:val="99"/>
    <w:unhideWhenUsed/>
    <w:rsid w:val="00FA55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A5567"/>
    <w:rPr>
      <w:color w:val="171717" w:themeColor="background2" w:themeShade="1A"/>
    </w:rPr>
  </w:style>
  <w:style w:type="character" w:styleId="ac">
    <w:name w:val="Placeholder Text"/>
    <w:basedOn w:val="a0"/>
    <w:uiPriority w:val="99"/>
    <w:semiHidden/>
    <w:rsid w:val="00810C36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083F6A"/>
    <w:rPr>
      <w:rFonts w:eastAsiaTheme="majorEastAsia" w:cs="Times New Roman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7B7CE-B600-4818-91DF-DD20FADEE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1126</TotalTime>
  <Pages>1</Pages>
  <Words>3470</Words>
  <Characters>19780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Artyom Lisovski</cp:lastModifiedBy>
  <cp:revision>2</cp:revision>
  <dcterms:created xsi:type="dcterms:W3CDTF">2022-09-20T20:00:00Z</dcterms:created>
  <dcterms:modified xsi:type="dcterms:W3CDTF">2022-11-29T19:42:00Z</dcterms:modified>
</cp:coreProperties>
</file>